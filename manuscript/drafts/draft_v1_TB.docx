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7FFA6D" w14:textId="77777777" w:rsidR="00867BEF" w:rsidRPr="005503B4" w:rsidRDefault="00000000">
      <w:pPr>
        <w:pStyle w:val="Title"/>
        <w:rPr>
          <w:rFonts w:cstheme="majorHAnsi"/>
          <w:sz w:val="22"/>
          <w:szCs w:val="22"/>
        </w:rPr>
      </w:pPr>
      <w:r w:rsidRPr="005503B4">
        <w:rPr>
          <w:rFonts w:cstheme="majorHAnsi"/>
          <w:sz w:val="22"/>
          <w:szCs w:val="22"/>
        </w:rPr>
        <w:t xml:space="preserve">Diagnostic performance of quantitative measures from FDG-PET/CT, FEC-PET/CT and DW-MRI in the detection of lymph node metastases in endometrial and cervical </w:t>
      </w:r>
      <w:commentRangeStart w:id="0"/>
      <w:r w:rsidRPr="005503B4">
        <w:rPr>
          <w:rFonts w:cstheme="majorHAnsi"/>
          <w:sz w:val="22"/>
          <w:szCs w:val="22"/>
        </w:rPr>
        <w:t>cancer</w:t>
      </w:r>
      <w:commentRangeEnd w:id="0"/>
      <w:r w:rsidR="003D1910" w:rsidRPr="005503B4">
        <w:rPr>
          <w:rStyle w:val="CommentReference"/>
          <w:rFonts w:eastAsiaTheme="minorHAnsi" w:cstheme="majorHAnsi"/>
          <w:b w:val="0"/>
          <w:bCs w:val="0"/>
          <w:color w:val="auto"/>
          <w:sz w:val="22"/>
          <w:szCs w:val="22"/>
        </w:rPr>
        <w:commentReference w:id="0"/>
      </w:r>
      <w:r w:rsidRPr="005503B4">
        <w:rPr>
          <w:rFonts w:cstheme="majorHAnsi"/>
          <w:sz w:val="22"/>
          <w:szCs w:val="22"/>
        </w:rPr>
        <w:t>.</w:t>
      </w:r>
    </w:p>
    <w:p w14:paraId="567B9E66" w14:textId="76C708FA" w:rsidR="003D1910" w:rsidRPr="005503B4" w:rsidRDefault="002F44C2">
      <w:pPr>
        <w:pStyle w:val="Heading1"/>
        <w:rPr>
          <w:ins w:id="1" w:author="Tara Barwick" w:date="2023-08-01T22:22:00Z"/>
          <w:rFonts w:cstheme="majorHAnsi"/>
          <w:sz w:val="22"/>
          <w:szCs w:val="22"/>
        </w:rPr>
      </w:pPr>
      <w:bookmarkStart w:id="2" w:name="sec1"/>
      <w:ins w:id="3" w:author="Tara Barwick" w:date="2023-08-01T10:39:00Z">
        <w:r w:rsidRPr="005503B4">
          <w:rPr>
            <w:rFonts w:cstheme="majorHAnsi"/>
            <w:sz w:val="22"/>
            <w:szCs w:val="22"/>
          </w:rPr>
          <w:t>Corresponding author</w:t>
        </w:r>
      </w:ins>
    </w:p>
    <w:p w14:paraId="164E1B62" w14:textId="77777777" w:rsidR="00C20341" w:rsidRPr="005503B4" w:rsidRDefault="00C20341" w:rsidP="00C20341">
      <w:pPr>
        <w:pStyle w:val="BodyText"/>
        <w:rPr>
          <w:ins w:id="4" w:author="Tara Barwick" w:date="2023-08-01T22:22:00Z"/>
          <w:rFonts w:asciiTheme="majorHAnsi" w:hAnsiTheme="majorHAnsi" w:cstheme="majorHAnsi"/>
          <w:sz w:val="22"/>
          <w:szCs w:val="22"/>
        </w:rPr>
      </w:pPr>
    </w:p>
    <w:p w14:paraId="74B0EDFA" w14:textId="052A4C37" w:rsidR="00C20341" w:rsidRPr="005503B4" w:rsidRDefault="00C20341" w:rsidP="00C20341">
      <w:pPr>
        <w:pStyle w:val="BodyText"/>
        <w:rPr>
          <w:ins w:id="5" w:author="Tara Barwick" w:date="2023-08-01T22:22:00Z"/>
          <w:rFonts w:asciiTheme="majorHAnsi" w:hAnsiTheme="majorHAnsi" w:cstheme="majorHAnsi"/>
          <w:sz w:val="22"/>
          <w:szCs w:val="22"/>
        </w:rPr>
      </w:pPr>
      <w:ins w:id="6" w:author="Tara Barwick" w:date="2023-08-01T22:22:00Z">
        <w:r w:rsidRPr="005503B4">
          <w:rPr>
            <w:rFonts w:asciiTheme="majorHAnsi" w:hAnsiTheme="majorHAnsi" w:cstheme="majorHAnsi"/>
            <w:sz w:val="22"/>
            <w:szCs w:val="22"/>
          </w:rPr>
          <w:t>Department of Surgery and Cancer, Faculty of Medicine, Imperial College London, W12 0NN</w:t>
        </w:r>
      </w:ins>
    </w:p>
    <w:p w14:paraId="3ED632EB" w14:textId="3F8371D6" w:rsidR="00C20341" w:rsidRPr="005503B4" w:rsidRDefault="00C20341" w:rsidP="00C20341">
      <w:pPr>
        <w:pStyle w:val="BodyText"/>
        <w:rPr>
          <w:ins w:id="7" w:author="Tara Barwick" w:date="2023-08-01T22:24:00Z"/>
          <w:rFonts w:asciiTheme="majorHAnsi" w:hAnsiTheme="majorHAnsi" w:cstheme="majorHAnsi"/>
          <w:sz w:val="22"/>
          <w:szCs w:val="22"/>
        </w:rPr>
      </w:pPr>
      <w:ins w:id="8" w:author="Tara Barwick" w:date="2023-08-01T22:23:00Z">
        <w:r w:rsidRPr="005503B4">
          <w:rPr>
            <w:rFonts w:asciiTheme="majorHAnsi" w:hAnsiTheme="majorHAnsi" w:cstheme="majorHAnsi"/>
            <w:sz w:val="22"/>
            <w:szCs w:val="22"/>
          </w:rPr>
          <w:t>Department of Radiology, Imperial College Healthcare NHS Trust, London.</w:t>
        </w:r>
      </w:ins>
    </w:p>
    <w:p w14:paraId="2188C61C" w14:textId="3E01AA6F" w:rsidR="00C20341" w:rsidRPr="005503B4" w:rsidRDefault="00C20341" w:rsidP="00C20341">
      <w:pPr>
        <w:pStyle w:val="BodyText"/>
        <w:rPr>
          <w:ins w:id="9" w:author="Tara Barwick" w:date="2023-08-01T22:24:00Z"/>
          <w:rFonts w:asciiTheme="majorHAnsi" w:hAnsiTheme="majorHAnsi" w:cstheme="majorHAnsi"/>
          <w:sz w:val="22"/>
          <w:szCs w:val="22"/>
        </w:rPr>
      </w:pPr>
      <w:ins w:id="10" w:author="Tara Barwick" w:date="2023-08-01T22:24:00Z">
        <w:r w:rsidRPr="005503B4">
          <w:rPr>
            <w:rFonts w:asciiTheme="majorHAnsi" w:hAnsiTheme="majorHAnsi" w:cstheme="majorHAnsi"/>
            <w:sz w:val="22"/>
            <w:szCs w:val="22"/>
          </w:rPr>
          <w:t>Cancer Research UK &amp; UCL Clinical Trials Centre, University College London, London.</w:t>
        </w:r>
      </w:ins>
    </w:p>
    <w:p w14:paraId="4482BC77" w14:textId="0FC5D2F1" w:rsidR="00C20341" w:rsidRPr="005503B4" w:rsidRDefault="00C20341" w:rsidP="005503B4">
      <w:pPr>
        <w:pStyle w:val="BodyText"/>
        <w:rPr>
          <w:ins w:id="11" w:author="Tara Barwick" w:date="2023-08-01T10:17:00Z"/>
          <w:rFonts w:asciiTheme="majorHAnsi" w:hAnsiTheme="majorHAnsi" w:cstheme="majorHAnsi"/>
          <w:sz w:val="22"/>
          <w:szCs w:val="22"/>
        </w:rPr>
      </w:pPr>
      <w:ins w:id="12" w:author="Tara Barwick" w:date="2023-08-01T22:26:00Z">
        <w:r w:rsidRPr="005503B4">
          <w:rPr>
            <w:rFonts w:asciiTheme="majorHAnsi" w:hAnsiTheme="majorHAnsi" w:cstheme="majorHAnsi"/>
            <w:sz w:val="22"/>
            <w:szCs w:val="22"/>
          </w:rPr>
          <w:t>Department of Pathology</w:t>
        </w:r>
      </w:ins>
    </w:p>
    <w:p w14:paraId="0EE562B5" w14:textId="237F7E58" w:rsidR="003D1910" w:rsidRPr="005503B4" w:rsidRDefault="003D1910">
      <w:pPr>
        <w:pStyle w:val="Heading1"/>
        <w:rPr>
          <w:ins w:id="13" w:author="Tara Barwick" w:date="2023-08-01T10:18:00Z"/>
          <w:rFonts w:cstheme="majorHAnsi"/>
          <w:sz w:val="22"/>
          <w:szCs w:val="22"/>
        </w:rPr>
      </w:pPr>
      <w:ins w:id="14" w:author="Tara Barwick" w:date="2023-08-01T10:17:00Z">
        <w:r w:rsidRPr="005503B4">
          <w:rPr>
            <w:rFonts w:cstheme="majorHAnsi"/>
            <w:sz w:val="22"/>
            <w:szCs w:val="22"/>
          </w:rPr>
          <w:t>A</w:t>
        </w:r>
      </w:ins>
      <w:ins w:id="15" w:author="Tara Barwick" w:date="2023-08-01T10:18:00Z">
        <w:r w:rsidRPr="005503B4">
          <w:rPr>
            <w:rFonts w:cstheme="majorHAnsi"/>
            <w:sz w:val="22"/>
            <w:szCs w:val="22"/>
          </w:rPr>
          <w:t>bstract (up to 300 words)</w:t>
        </w:r>
      </w:ins>
    </w:p>
    <w:p w14:paraId="67513A7C" w14:textId="75BD18BF" w:rsidR="003D1910" w:rsidRPr="005503B4" w:rsidRDefault="003D1910" w:rsidP="003D1910">
      <w:pPr>
        <w:pStyle w:val="BodyText"/>
        <w:rPr>
          <w:ins w:id="16" w:author="Tara Barwick" w:date="2023-08-01T10:18:00Z"/>
          <w:rFonts w:asciiTheme="majorHAnsi" w:hAnsiTheme="majorHAnsi" w:cstheme="majorHAnsi"/>
          <w:sz w:val="22"/>
          <w:szCs w:val="22"/>
        </w:rPr>
      </w:pPr>
      <w:ins w:id="17" w:author="Tara Barwick" w:date="2023-08-01T10:18:00Z">
        <w:r w:rsidRPr="005503B4">
          <w:rPr>
            <w:rFonts w:asciiTheme="majorHAnsi" w:hAnsiTheme="majorHAnsi" w:cstheme="majorHAnsi"/>
            <w:sz w:val="22"/>
            <w:szCs w:val="22"/>
          </w:rPr>
          <w:t>Purpose</w:t>
        </w:r>
      </w:ins>
      <w:ins w:id="18" w:author="Tara Barwick" w:date="2023-08-01T21:49:00Z">
        <w:r w:rsidR="00B535CE" w:rsidRPr="005503B4">
          <w:rPr>
            <w:rFonts w:asciiTheme="majorHAnsi" w:hAnsiTheme="majorHAnsi" w:cstheme="majorHAnsi"/>
            <w:sz w:val="22"/>
            <w:szCs w:val="22"/>
          </w:rPr>
          <w:t>:</w:t>
        </w:r>
      </w:ins>
      <w:ins w:id="19" w:author="Tara Barwick" w:date="2023-08-01T10:34:00Z">
        <w:r w:rsidR="002F44C2" w:rsidRPr="005503B4">
          <w:rPr>
            <w:rFonts w:asciiTheme="majorHAnsi" w:hAnsiTheme="majorHAnsi" w:cstheme="majorHAnsi"/>
            <w:sz w:val="22"/>
            <w:szCs w:val="22"/>
          </w:rPr>
          <w:t xml:space="preserve"> This study aimed to assess the diagnostic accuracy of quantitative measures from FDG PET/CT</w:t>
        </w:r>
      </w:ins>
      <w:ins w:id="20" w:author="Tara Barwick" w:date="2023-08-01T10:35:00Z">
        <w:r w:rsidR="002F44C2" w:rsidRPr="005503B4">
          <w:rPr>
            <w:rFonts w:asciiTheme="majorHAnsi" w:hAnsiTheme="majorHAnsi" w:cstheme="majorHAnsi"/>
            <w:sz w:val="22"/>
            <w:szCs w:val="22"/>
          </w:rPr>
          <w:t>, FEC PET/CT and DW-MRI for the detection of nodal metastases in endometrial and cervical cancers</w:t>
        </w:r>
      </w:ins>
      <w:ins w:id="21" w:author="Tara Barwick" w:date="2023-08-01T21:53:00Z">
        <w:r w:rsidR="00B535CE" w:rsidRPr="005503B4">
          <w:rPr>
            <w:rFonts w:asciiTheme="majorHAnsi" w:hAnsiTheme="majorHAnsi" w:cstheme="majorHAnsi"/>
            <w:sz w:val="22"/>
            <w:szCs w:val="22"/>
          </w:rPr>
          <w:t xml:space="preserve"> with histopathology as the reference standar</w:t>
        </w:r>
      </w:ins>
      <w:ins w:id="22" w:author="Tara Barwick" w:date="2023-08-01T21:54:00Z">
        <w:r w:rsidR="00B535CE" w:rsidRPr="005503B4">
          <w:rPr>
            <w:rFonts w:asciiTheme="majorHAnsi" w:hAnsiTheme="majorHAnsi" w:cstheme="majorHAnsi"/>
            <w:sz w:val="22"/>
            <w:szCs w:val="22"/>
          </w:rPr>
          <w:t>d</w:t>
        </w:r>
      </w:ins>
      <w:ins w:id="23" w:author="Tara Barwick" w:date="2023-08-01T10:35:00Z">
        <w:r w:rsidR="002F44C2" w:rsidRPr="005503B4">
          <w:rPr>
            <w:rFonts w:asciiTheme="majorHAnsi" w:hAnsiTheme="majorHAnsi" w:cstheme="majorHAnsi"/>
            <w:sz w:val="22"/>
            <w:szCs w:val="22"/>
          </w:rPr>
          <w:t xml:space="preserve">. </w:t>
        </w:r>
      </w:ins>
    </w:p>
    <w:p w14:paraId="5D69F6E9" w14:textId="390CB161" w:rsidR="003D1910" w:rsidRPr="005503B4" w:rsidRDefault="003D1910" w:rsidP="003D1910">
      <w:pPr>
        <w:pStyle w:val="BodyText"/>
        <w:rPr>
          <w:ins w:id="24" w:author="Tara Barwick" w:date="2023-08-01T10:18:00Z"/>
          <w:rFonts w:asciiTheme="majorHAnsi" w:hAnsiTheme="majorHAnsi" w:cstheme="majorHAnsi"/>
          <w:sz w:val="22"/>
          <w:szCs w:val="22"/>
        </w:rPr>
      </w:pPr>
      <w:ins w:id="25" w:author="Tara Barwick" w:date="2023-08-01T10:18:00Z">
        <w:r w:rsidRPr="005503B4">
          <w:rPr>
            <w:rFonts w:asciiTheme="majorHAnsi" w:hAnsiTheme="majorHAnsi" w:cstheme="majorHAnsi"/>
            <w:sz w:val="22"/>
            <w:szCs w:val="22"/>
          </w:rPr>
          <w:t>Methods</w:t>
        </w:r>
      </w:ins>
      <w:ins w:id="26" w:author="Tara Barwick" w:date="2023-08-01T21:49:00Z">
        <w:r w:rsidR="00B535CE" w:rsidRPr="005503B4">
          <w:rPr>
            <w:rFonts w:asciiTheme="majorHAnsi" w:hAnsiTheme="majorHAnsi" w:cstheme="majorHAnsi"/>
            <w:sz w:val="22"/>
            <w:szCs w:val="22"/>
          </w:rPr>
          <w:t>:</w:t>
        </w:r>
      </w:ins>
      <w:ins w:id="27" w:author="Tara Barwick" w:date="2023-08-01T10:18:00Z">
        <w:r w:rsidRPr="005503B4">
          <w:rPr>
            <w:rFonts w:asciiTheme="majorHAnsi" w:hAnsiTheme="majorHAnsi" w:cstheme="majorHAnsi"/>
            <w:sz w:val="22"/>
            <w:szCs w:val="22"/>
          </w:rPr>
          <w:t xml:space="preserve"> </w:t>
        </w:r>
      </w:ins>
      <w:ins w:id="28" w:author="Tara Barwick" w:date="2023-08-01T10:36:00Z">
        <w:r w:rsidR="002F44C2" w:rsidRPr="005503B4">
          <w:rPr>
            <w:rFonts w:asciiTheme="majorHAnsi" w:hAnsiTheme="majorHAnsi" w:cstheme="majorHAnsi"/>
            <w:sz w:val="22"/>
            <w:szCs w:val="22"/>
          </w:rPr>
          <w:t>Th</w:t>
        </w:r>
      </w:ins>
      <w:ins w:id="29" w:author="Tara Barwick" w:date="2023-08-01T10:38:00Z">
        <w:r w:rsidR="002F44C2" w:rsidRPr="005503B4">
          <w:rPr>
            <w:rFonts w:asciiTheme="majorHAnsi" w:hAnsiTheme="majorHAnsi" w:cstheme="majorHAnsi"/>
            <w:sz w:val="22"/>
            <w:szCs w:val="22"/>
          </w:rPr>
          <w:t>is</w:t>
        </w:r>
      </w:ins>
      <w:ins w:id="30" w:author="Tara Barwick" w:date="2023-08-01T10:36:00Z">
        <w:r w:rsidR="002F44C2" w:rsidRPr="005503B4">
          <w:rPr>
            <w:rFonts w:asciiTheme="majorHAnsi" w:hAnsiTheme="majorHAnsi" w:cstheme="majorHAnsi"/>
            <w:sz w:val="22"/>
            <w:szCs w:val="22"/>
          </w:rPr>
          <w:t xml:space="preserve"> study is secondary analysis of quantitative nodal data from the pro</w:t>
        </w:r>
      </w:ins>
      <w:ins w:id="31" w:author="Tara Barwick" w:date="2023-08-01T10:37:00Z">
        <w:r w:rsidR="002F44C2" w:rsidRPr="005503B4">
          <w:rPr>
            <w:rFonts w:asciiTheme="majorHAnsi" w:hAnsiTheme="majorHAnsi" w:cstheme="majorHAnsi"/>
            <w:sz w:val="22"/>
            <w:szCs w:val="22"/>
          </w:rPr>
          <w:t xml:space="preserve">spective </w:t>
        </w:r>
        <w:proofErr w:type="spellStart"/>
        <w:r w:rsidR="002F44C2" w:rsidRPr="005503B4">
          <w:rPr>
            <w:rFonts w:asciiTheme="majorHAnsi" w:hAnsiTheme="majorHAnsi" w:cstheme="majorHAnsi"/>
            <w:sz w:val="22"/>
            <w:szCs w:val="22"/>
          </w:rPr>
          <w:t>multicentre</w:t>
        </w:r>
      </w:ins>
      <w:proofErr w:type="spellEnd"/>
      <w:ins w:id="32" w:author="Tara Barwick" w:date="2023-08-01T21:49:00Z">
        <w:r w:rsidR="00B535CE" w:rsidRPr="005503B4">
          <w:rPr>
            <w:rFonts w:asciiTheme="majorHAnsi" w:hAnsiTheme="majorHAnsi" w:cstheme="majorHAnsi"/>
            <w:sz w:val="22"/>
            <w:szCs w:val="22"/>
          </w:rPr>
          <w:t xml:space="preserve">, </w:t>
        </w:r>
        <w:proofErr w:type="spellStart"/>
        <w:r w:rsidR="00B535CE" w:rsidRPr="005503B4">
          <w:rPr>
            <w:rFonts w:asciiTheme="majorHAnsi" w:hAnsiTheme="majorHAnsi" w:cstheme="majorHAnsi"/>
            <w:sz w:val="22"/>
            <w:szCs w:val="22"/>
          </w:rPr>
          <w:t>multireader</w:t>
        </w:r>
      </w:ins>
      <w:proofErr w:type="spellEnd"/>
      <w:ins w:id="33" w:author="Tara Barwick" w:date="2023-08-01T10:37:00Z">
        <w:r w:rsidR="002F44C2" w:rsidRPr="005503B4">
          <w:rPr>
            <w:rFonts w:asciiTheme="majorHAnsi" w:hAnsiTheme="majorHAnsi" w:cstheme="majorHAnsi"/>
            <w:sz w:val="22"/>
            <w:szCs w:val="22"/>
          </w:rPr>
          <w:t xml:space="preserve"> UK MAPPING study</w:t>
        </w:r>
      </w:ins>
      <w:ins w:id="34" w:author="Tara Barwick" w:date="2023-08-01T10:40:00Z">
        <w:r w:rsidR="002F44C2" w:rsidRPr="005503B4">
          <w:rPr>
            <w:rFonts w:asciiTheme="majorHAnsi" w:hAnsiTheme="majorHAnsi" w:cstheme="majorHAnsi"/>
            <w:sz w:val="22"/>
            <w:szCs w:val="22"/>
          </w:rPr>
          <w:t>. X patients with quantitative nodal dat</w:t>
        </w:r>
      </w:ins>
      <w:ins w:id="35" w:author="Tara Barwick" w:date="2023-08-01T10:41:00Z">
        <w:r w:rsidR="002F44C2" w:rsidRPr="005503B4">
          <w:rPr>
            <w:rFonts w:asciiTheme="majorHAnsi" w:hAnsiTheme="majorHAnsi" w:cstheme="majorHAnsi"/>
            <w:sz w:val="22"/>
            <w:szCs w:val="22"/>
          </w:rPr>
          <w:t xml:space="preserve">a (nodal </w:t>
        </w:r>
        <w:proofErr w:type="spellStart"/>
        <w:r w:rsidR="002F44C2" w:rsidRPr="005503B4">
          <w:rPr>
            <w:rFonts w:asciiTheme="majorHAnsi" w:hAnsiTheme="majorHAnsi" w:cstheme="majorHAnsi"/>
            <w:sz w:val="22"/>
            <w:szCs w:val="22"/>
          </w:rPr>
          <w:t>SUV</w:t>
        </w:r>
        <w:r w:rsidR="002F44C2" w:rsidRPr="005503B4">
          <w:rPr>
            <w:rFonts w:asciiTheme="majorHAnsi" w:hAnsiTheme="majorHAnsi" w:cstheme="majorHAnsi"/>
            <w:sz w:val="22"/>
            <w:szCs w:val="22"/>
            <w:vertAlign w:val="subscript"/>
          </w:rPr>
          <w:t>max</w:t>
        </w:r>
        <w:proofErr w:type="spellEnd"/>
        <w:r w:rsidR="002F44C2" w:rsidRPr="005503B4">
          <w:rPr>
            <w:rFonts w:asciiTheme="majorHAnsi" w:hAnsiTheme="majorHAnsi" w:cstheme="majorHAnsi"/>
            <w:sz w:val="22"/>
            <w:szCs w:val="22"/>
          </w:rPr>
          <w:t xml:space="preserve">, </w:t>
        </w:r>
        <w:r w:rsidR="003379DE" w:rsidRPr="005503B4">
          <w:rPr>
            <w:rFonts w:asciiTheme="majorHAnsi" w:hAnsiTheme="majorHAnsi" w:cstheme="majorHAnsi"/>
            <w:sz w:val="22"/>
            <w:szCs w:val="22"/>
          </w:rPr>
          <w:t xml:space="preserve">nodal </w:t>
        </w:r>
        <w:proofErr w:type="spellStart"/>
        <w:r w:rsidR="003379DE" w:rsidRPr="005503B4">
          <w:rPr>
            <w:rFonts w:asciiTheme="majorHAnsi" w:hAnsiTheme="majorHAnsi" w:cstheme="majorHAnsi"/>
            <w:sz w:val="22"/>
            <w:szCs w:val="22"/>
          </w:rPr>
          <w:t>ADC</w:t>
        </w:r>
        <w:r w:rsidR="003379DE" w:rsidRPr="005503B4">
          <w:rPr>
            <w:rFonts w:asciiTheme="majorHAnsi" w:hAnsiTheme="majorHAnsi" w:cstheme="majorHAnsi"/>
            <w:sz w:val="22"/>
            <w:szCs w:val="22"/>
            <w:vertAlign w:val="subscript"/>
          </w:rPr>
          <w:t>mean</w:t>
        </w:r>
        <w:proofErr w:type="spellEnd"/>
        <w:r w:rsidR="003379DE" w:rsidRPr="005503B4">
          <w:rPr>
            <w:rFonts w:asciiTheme="majorHAnsi" w:hAnsiTheme="majorHAnsi" w:cstheme="majorHAnsi"/>
            <w:sz w:val="22"/>
            <w:szCs w:val="22"/>
          </w:rPr>
          <w:t>)</w:t>
        </w:r>
        <w:r w:rsidR="002F44C2" w:rsidRPr="005503B4">
          <w:rPr>
            <w:rFonts w:asciiTheme="majorHAnsi" w:hAnsiTheme="majorHAnsi" w:cstheme="majorHAnsi"/>
            <w:sz w:val="22"/>
            <w:szCs w:val="22"/>
          </w:rPr>
          <w:t xml:space="preserve"> </w:t>
        </w:r>
      </w:ins>
      <w:ins w:id="36" w:author="Tara Barwick" w:date="2023-08-01T10:40:00Z">
        <w:r w:rsidR="002F44C2" w:rsidRPr="005503B4">
          <w:rPr>
            <w:rFonts w:asciiTheme="majorHAnsi" w:hAnsiTheme="majorHAnsi" w:cstheme="majorHAnsi"/>
            <w:sz w:val="22"/>
            <w:szCs w:val="22"/>
          </w:rPr>
          <w:t>were included.</w:t>
        </w:r>
      </w:ins>
      <w:ins w:id="37" w:author="Tara Barwick" w:date="2023-08-01T10:41:00Z">
        <w:r w:rsidR="003379DE" w:rsidRPr="005503B4">
          <w:rPr>
            <w:rFonts w:asciiTheme="majorHAnsi" w:hAnsiTheme="majorHAnsi" w:cstheme="majorHAnsi"/>
            <w:sz w:val="22"/>
            <w:szCs w:val="22"/>
          </w:rPr>
          <w:t xml:space="preserve"> </w:t>
        </w:r>
      </w:ins>
      <w:ins w:id="38" w:author="Tara Barwick" w:date="2023-08-01T10:42:00Z">
        <w:r w:rsidR="003379DE" w:rsidRPr="005503B4">
          <w:rPr>
            <w:rFonts w:asciiTheme="majorHAnsi" w:hAnsiTheme="majorHAnsi" w:cstheme="majorHAnsi"/>
            <w:sz w:val="22"/>
            <w:szCs w:val="22"/>
          </w:rPr>
          <w:t xml:space="preserve">Primary </w:t>
        </w:r>
        <w:proofErr w:type="spellStart"/>
        <w:r w:rsidR="003379DE" w:rsidRPr="005503B4">
          <w:rPr>
            <w:rFonts w:asciiTheme="majorHAnsi" w:hAnsiTheme="majorHAnsi" w:cstheme="majorHAnsi"/>
            <w:sz w:val="22"/>
            <w:szCs w:val="22"/>
          </w:rPr>
          <w:t>tumour</w:t>
        </w:r>
        <w:proofErr w:type="spellEnd"/>
        <w:r w:rsidR="003379DE" w:rsidRPr="005503B4">
          <w:rPr>
            <w:rFonts w:asciiTheme="majorHAnsi" w:hAnsiTheme="majorHAnsi" w:cstheme="majorHAnsi"/>
            <w:sz w:val="22"/>
            <w:szCs w:val="22"/>
          </w:rPr>
          <w:t xml:space="preserve"> </w:t>
        </w:r>
        <w:proofErr w:type="spellStart"/>
        <w:r w:rsidR="003379DE" w:rsidRPr="005503B4">
          <w:rPr>
            <w:rFonts w:asciiTheme="majorHAnsi" w:hAnsiTheme="majorHAnsi" w:cstheme="majorHAnsi"/>
            <w:sz w:val="22"/>
            <w:szCs w:val="22"/>
          </w:rPr>
          <w:t>SUV</w:t>
        </w:r>
        <w:r w:rsidR="003379DE" w:rsidRPr="005503B4">
          <w:rPr>
            <w:rFonts w:asciiTheme="majorHAnsi" w:hAnsiTheme="majorHAnsi" w:cstheme="majorHAnsi"/>
            <w:sz w:val="22"/>
            <w:szCs w:val="22"/>
            <w:vertAlign w:val="subscript"/>
          </w:rPr>
          <w:t>max</w:t>
        </w:r>
        <w:proofErr w:type="spellEnd"/>
        <w:r w:rsidR="003379DE" w:rsidRPr="005503B4">
          <w:rPr>
            <w:rFonts w:asciiTheme="majorHAnsi" w:hAnsiTheme="majorHAnsi" w:cstheme="majorHAnsi"/>
            <w:sz w:val="22"/>
            <w:szCs w:val="22"/>
          </w:rPr>
          <w:t xml:space="preserve"> and </w:t>
        </w:r>
        <w:proofErr w:type="spellStart"/>
        <w:r w:rsidR="003379DE" w:rsidRPr="005503B4">
          <w:rPr>
            <w:rFonts w:asciiTheme="majorHAnsi" w:hAnsiTheme="majorHAnsi" w:cstheme="majorHAnsi"/>
            <w:sz w:val="22"/>
            <w:szCs w:val="22"/>
          </w:rPr>
          <w:t>ADC</w:t>
        </w:r>
        <w:r w:rsidR="003379DE" w:rsidRPr="005503B4">
          <w:rPr>
            <w:rFonts w:asciiTheme="majorHAnsi" w:hAnsiTheme="majorHAnsi" w:cstheme="majorHAnsi"/>
            <w:sz w:val="22"/>
            <w:szCs w:val="22"/>
            <w:vertAlign w:val="subscript"/>
          </w:rPr>
          <w:t>mean</w:t>
        </w:r>
        <w:proofErr w:type="spellEnd"/>
        <w:r w:rsidR="003379DE" w:rsidRPr="005503B4">
          <w:rPr>
            <w:rFonts w:asciiTheme="majorHAnsi" w:hAnsiTheme="majorHAnsi" w:cstheme="majorHAnsi"/>
            <w:sz w:val="22"/>
            <w:szCs w:val="22"/>
          </w:rPr>
          <w:t xml:space="preserve"> and</w:t>
        </w:r>
      </w:ins>
      <w:ins w:id="39" w:author="Tara Barwick" w:date="2023-08-01T21:50:00Z">
        <w:r w:rsidR="00B535CE" w:rsidRPr="005503B4">
          <w:rPr>
            <w:rFonts w:asciiTheme="majorHAnsi" w:hAnsiTheme="majorHAnsi" w:cstheme="majorHAnsi"/>
            <w:sz w:val="22"/>
            <w:szCs w:val="22"/>
          </w:rPr>
          <w:t xml:space="preserve"> nodal </w:t>
        </w:r>
      </w:ins>
      <w:ins w:id="40" w:author="Tara Barwick" w:date="2023-08-01T22:18:00Z">
        <w:r w:rsidR="00753897" w:rsidRPr="005503B4">
          <w:rPr>
            <w:rFonts w:asciiTheme="majorHAnsi" w:hAnsiTheme="majorHAnsi" w:cstheme="majorHAnsi"/>
            <w:sz w:val="22"/>
            <w:szCs w:val="22"/>
          </w:rPr>
          <w:t xml:space="preserve">(right pelvis, left pelvis, para-aortic) </w:t>
        </w:r>
      </w:ins>
      <w:proofErr w:type="spellStart"/>
      <w:ins w:id="41" w:author="Tara Barwick" w:date="2023-08-01T21:50:00Z">
        <w:r w:rsidR="00B535CE" w:rsidRPr="005503B4">
          <w:rPr>
            <w:rFonts w:asciiTheme="majorHAnsi" w:hAnsiTheme="majorHAnsi" w:cstheme="majorHAnsi"/>
            <w:sz w:val="22"/>
            <w:szCs w:val="22"/>
          </w:rPr>
          <w:t>SUV</w:t>
        </w:r>
        <w:r w:rsidR="00B535CE" w:rsidRPr="005503B4">
          <w:rPr>
            <w:rFonts w:asciiTheme="majorHAnsi" w:hAnsiTheme="majorHAnsi" w:cstheme="majorHAnsi"/>
            <w:sz w:val="22"/>
            <w:szCs w:val="22"/>
            <w:vertAlign w:val="subscript"/>
          </w:rPr>
          <w:t>max</w:t>
        </w:r>
        <w:proofErr w:type="spellEnd"/>
        <w:r w:rsidR="00B535CE" w:rsidRPr="005503B4">
          <w:rPr>
            <w:rFonts w:asciiTheme="majorHAnsi" w:hAnsiTheme="majorHAnsi" w:cstheme="majorHAnsi"/>
            <w:sz w:val="22"/>
            <w:szCs w:val="22"/>
          </w:rPr>
          <w:t xml:space="preserve"> on FDG and FEC PET/CT and </w:t>
        </w:r>
        <w:proofErr w:type="spellStart"/>
        <w:r w:rsidR="00B535CE" w:rsidRPr="005503B4">
          <w:rPr>
            <w:rFonts w:asciiTheme="majorHAnsi" w:hAnsiTheme="majorHAnsi" w:cstheme="majorHAnsi"/>
            <w:sz w:val="22"/>
            <w:szCs w:val="22"/>
          </w:rPr>
          <w:t>ADC</w:t>
        </w:r>
        <w:r w:rsidR="00B535CE" w:rsidRPr="005503B4">
          <w:rPr>
            <w:rFonts w:asciiTheme="majorHAnsi" w:hAnsiTheme="majorHAnsi" w:cstheme="majorHAnsi"/>
            <w:sz w:val="22"/>
            <w:szCs w:val="22"/>
            <w:vertAlign w:val="subscript"/>
          </w:rPr>
          <w:t>mean</w:t>
        </w:r>
        <w:proofErr w:type="spellEnd"/>
        <w:r w:rsidR="00B535CE" w:rsidRPr="005503B4">
          <w:rPr>
            <w:rFonts w:asciiTheme="majorHAnsi" w:hAnsiTheme="majorHAnsi" w:cstheme="majorHAnsi"/>
            <w:sz w:val="22"/>
            <w:szCs w:val="22"/>
          </w:rPr>
          <w:t xml:space="preserve"> on DW-MRI</w:t>
        </w:r>
      </w:ins>
      <w:ins w:id="42" w:author="Tara Barwick" w:date="2023-08-01T10:42:00Z">
        <w:r w:rsidR="003379DE" w:rsidRPr="005503B4">
          <w:rPr>
            <w:rFonts w:asciiTheme="majorHAnsi" w:hAnsiTheme="majorHAnsi" w:cstheme="majorHAnsi"/>
            <w:sz w:val="22"/>
            <w:szCs w:val="22"/>
          </w:rPr>
          <w:t xml:space="preserve"> </w:t>
        </w:r>
      </w:ins>
      <w:ins w:id="43" w:author="Tara Barwick" w:date="2023-08-01T21:51:00Z">
        <w:r w:rsidR="00B535CE" w:rsidRPr="005503B4">
          <w:rPr>
            <w:rFonts w:asciiTheme="majorHAnsi" w:hAnsiTheme="majorHAnsi" w:cstheme="majorHAnsi"/>
            <w:sz w:val="22"/>
            <w:szCs w:val="22"/>
          </w:rPr>
          <w:t xml:space="preserve">were measured. </w:t>
        </w:r>
      </w:ins>
    </w:p>
    <w:p w14:paraId="57D7279D" w14:textId="4CA2795E" w:rsidR="003D1910" w:rsidRPr="005503B4" w:rsidRDefault="003D1910" w:rsidP="003D1910">
      <w:pPr>
        <w:pStyle w:val="BodyText"/>
        <w:rPr>
          <w:ins w:id="44" w:author="Tara Barwick" w:date="2023-08-01T10:18:00Z"/>
          <w:rFonts w:asciiTheme="majorHAnsi" w:hAnsiTheme="majorHAnsi" w:cstheme="majorHAnsi"/>
          <w:sz w:val="22"/>
          <w:szCs w:val="22"/>
        </w:rPr>
      </w:pPr>
      <w:ins w:id="45" w:author="Tara Barwick" w:date="2023-08-01T10:18:00Z">
        <w:r w:rsidRPr="005503B4">
          <w:rPr>
            <w:rFonts w:asciiTheme="majorHAnsi" w:hAnsiTheme="majorHAnsi" w:cstheme="majorHAnsi"/>
            <w:sz w:val="22"/>
            <w:szCs w:val="22"/>
          </w:rPr>
          <w:t>Results</w:t>
        </w:r>
      </w:ins>
      <w:ins w:id="46" w:author="Tara Barwick" w:date="2023-08-01T21:53:00Z">
        <w:r w:rsidR="00B535CE" w:rsidRPr="005503B4">
          <w:rPr>
            <w:rFonts w:asciiTheme="majorHAnsi" w:hAnsiTheme="majorHAnsi" w:cstheme="majorHAnsi"/>
            <w:sz w:val="22"/>
            <w:szCs w:val="22"/>
          </w:rPr>
          <w:t>: Among 162 consenting patients</w:t>
        </w:r>
      </w:ins>
      <w:ins w:id="47" w:author="Tara Barwick" w:date="2023-08-01T21:54:00Z">
        <w:r w:rsidR="00B535CE" w:rsidRPr="005503B4">
          <w:rPr>
            <w:rFonts w:asciiTheme="majorHAnsi" w:hAnsiTheme="majorHAnsi" w:cstheme="majorHAnsi"/>
            <w:sz w:val="22"/>
            <w:szCs w:val="22"/>
          </w:rPr>
          <w:t xml:space="preserve">, nodal </w:t>
        </w:r>
        <w:proofErr w:type="spellStart"/>
        <w:r w:rsidR="00B535CE" w:rsidRPr="005503B4">
          <w:rPr>
            <w:rFonts w:asciiTheme="majorHAnsi" w:hAnsiTheme="majorHAnsi" w:cstheme="majorHAnsi"/>
            <w:sz w:val="22"/>
            <w:szCs w:val="22"/>
          </w:rPr>
          <w:t>SUV</w:t>
        </w:r>
        <w:r w:rsidR="00B535CE" w:rsidRPr="005503B4">
          <w:rPr>
            <w:rFonts w:asciiTheme="majorHAnsi" w:hAnsiTheme="majorHAnsi" w:cstheme="majorHAnsi"/>
            <w:sz w:val="22"/>
            <w:szCs w:val="22"/>
            <w:vertAlign w:val="subscript"/>
          </w:rPr>
          <w:t>max</w:t>
        </w:r>
        <w:proofErr w:type="spellEnd"/>
        <w:r w:rsidR="00B535CE" w:rsidRPr="005503B4">
          <w:rPr>
            <w:rFonts w:asciiTheme="majorHAnsi" w:hAnsiTheme="majorHAnsi" w:cstheme="majorHAnsi"/>
            <w:sz w:val="22"/>
            <w:szCs w:val="22"/>
          </w:rPr>
          <w:t xml:space="preserve"> data was available in x nodal stations in </w:t>
        </w:r>
        <w:proofErr w:type="spellStart"/>
        <w:r w:rsidR="00B535CE" w:rsidRPr="005503B4">
          <w:rPr>
            <w:rFonts w:asciiTheme="majorHAnsi" w:hAnsiTheme="majorHAnsi" w:cstheme="majorHAnsi"/>
            <w:sz w:val="22"/>
            <w:szCs w:val="22"/>
          </w:rPr>
          <w:t>y</w:t>
        </w:r>
        <w:proofErr w:type="spellEnd"/>
        <w:r w:rsidR="00B535CE" w:rsidRPr="005503B4">
          <w:rPr>
            <w:rFonts w:asciiTheme="majorHAnsi" w:hAnsiTheme="majorHAnsi" w:cstheme="majorHAnsi"/>
            <w:sz w:val="22"/>
            <w:szCs w:val="22"/>
          </w:rPr>
          <w:t xml:space="preserve"> patients</w:t>
        </w:r>
      </w:ins>
      <w:ins w:id="48" w:author="Tara Barwick" w:date="2023-08-01T22:26:00Z">
        <w:r w:rsidR="00C20341" w:rsidRPr="005503B4">
          <w:rPr>
            <w:rFonts w:asciiTheme="majorHAnsi" w:hAnsiTheme="majorHAnsi" w:cstheme="majorHAnsi"/>
            <w:sz w:val="22"/>
            <w:szCs w:val="22"/>
          </w:rPr>
          <w:t xml:space="preserve"> </w:t>
        </w:r>
      </w:ins>
      <w:ins w:id="49" w:author="Tara Barwick" w:date="2023-08-01T22:27:00Z">
        <w:r w:rsidR="00C20341" w:rsidRPr="005503B4">
          <w:rPr>
            <w:rFonts w:asciiTheme="majorHAnsi" w:hAnsiTheme="majorHAnsi" w:cstheme="majorHAnsi"/>
            <w:sz w:val="22"/>
            <w:szCs w:val="22"/>
          </w:rPr>
          <w:t xml:space="preserve">and ADC mean data in X nodal stations in </w:t>
        </w:r>
        <w:proofErr w:type="spellStart"/>
        <w:r w:rsidR="00C20341" w:rsidRPr="005503B4">
          <w:rPr>
            <w:rFonts w:asciiTheme="majorHAnsi" w:hAnsiTheme="majorHAnsi" w:cstheme="majorHAnsi"/>
            <w:sz w:val="22"/>
            <w:szCs w:val="22"/>
          </w:rPr>
          <w:t>y</w:t>
        </w:r>
        <w:proofErr w:type="spellEnd"/>
        <w:r w:rsidR="00C20341" w:rsidRPr="005503B4">
          <w:rPr>
            <w:rFonts w:asciiTheme="majorHAnsi" w:hAnsiTheme="majorHAnsi" w:cstheme="majorHAnsi"/>
            <w:sz w:val="22"/>
            <w:szCs w:val="22"/>
          </w:rPr>
          <w:t xml:space="preserve"> patients.</w:t>
        </w:r>
      </w:ins>
    </w:p>
    <w:p w14:paraId="4E1FBA18" w14:textId="2B3411D7" w:rsidR="003D1910" w:rsidRPr="005503B4" w:rsidRDefault="003D1910" w:rsidP="003D1910">
      <w:pPr>
        <w:pStyle w:val="BodyText"/>
        <w:rPr>
          <w:ins w:id="50" w:author="Tara Barwick" w:date="2023-08-01T22:21:00Z"/>
          <w:rFonts w:asciiTheme="majorHAnsi" w:hAnsiTheme="majorHAnsi" w:cstheme="majorHAnsi"/>
          <w:sz w:val="22"/>
          <w:szCs w:val="22"/>
        </w:rPr>
      </w:pPr>
      <w:ins w:id="51" w:author="Tara Barwick" w:date="2023-08-01T10:18:00Z">
        <w:r w:rsidRPr="005503B4">
          <w:rPr>
            <w:rFonts w:asciiTheme="majorHAnsi" w:hAnsiTheme="majorHAnsi" w:cstheme="majorHAnsi"/>
            <w:sz w:val="22"/>
            <w:szCs w:val="22"/>
          </w:rPr>
          <w:t>Conclusion</w:t>
        </w:r>
      </w:ins>
      <w:ins w:id="52" w:author="Tara Barwick" w:date="2023-08-01T22:19:00Z">
        <w:r w:rsidR="00753897" w:rsidRPr="005503B4">
          <w:rPr>
            <w:rFonts w:asciiTheme="majorHAnsi" w:hAnsiTheme="majorHAnsi" w:cstheme="majorHAnsi"/>
            <w:sz w:val="22"/>
            <w:szCs w:val="22"/>
          </w:rPr>
          <w:t>:</w:t>
        </w:r>
      </w:ins>
    </w:p>
    <w:p w14:paraId="59F8B610" w14:textId="77777777" w:rsidR="003D1910" w:rsidRPr="005503B4" w:rsidRDefault="003D1910" w:rsidP="003D1910">
      <w:pPr>
        <w:pStyle w:val="BodyText"/>
        <w:rPr>
          <w:ins w:id="53" w:author="Tara Barwick" w:date="2023-08-01T10:18:00Z"/>
          <w:rFonts w:asciiTheme="majorHAnsi" w:hAnsiTheme="majorHAnsi" w:cstheme="majorHAnsi"/>
          <w:sz w:val="22"/>
          <w:szCs w:val="22"/>
        </w:rPr>
      </w:pPr>
    </w:p>
    <w:p w14:paraId="565471FC" w14:textId="006CCC21" w:rsidR="003D1910" w:rsidRPr="005503B4" w:rsidRDefault="003D1910" w:rsidP="005503B4">
      <w:pPr>
        <w:pStyle w:val="BodyText"/>
        <w:rPr>
          <w:ins w:id="54" w:author="Tara Barwick" w:date="2023-08-01T10:17:00Z"/>
          <w:rFonts w:asciiTheme="majorHAnsi" w:hAnsiTheme="majorHAnsi" w:cstheme="majorHAnsi"/>
          <w:sz w:val="22"/>
          <w:szCs w:val="22"/>
        </w:rPr>
      </w:pPr>
      <w:ins w:id="55" w:author="Tara Barwick" w:date="2023-08-01T10:18:00Z">
        <w:r w:rsidRPr="005503B4">
          <w:rPr>
            <w:rFonts w:asciiTheme="majorHAnsi" w:hAnsiTheme="majorHAnsi" w:cstheme="majorHAnsi"/>
            <w:sz w:val="22"/>
            <w:szCs w:val="22"/>
          </w:rPr>
          <w:t>Keywords:</w:t>
        </w:r>
      </w:ins>
      <w:ins w:id="56" w:author="Tara Barwick" w:date="2023-08-01T22:20:00Z">
        <w:r w:rsidR="00753897" w:rsidRPr="005503B4">
          <w:rPr>
            <w:rFonts w:asciiTheme="majorHAnsi" w:hAnsiTheme="majorHAnsi" w:cstheme="majorHAnsi"/>
            <w:sz w:val="22"/>
            <w:szCs w:val="22"/>
          </w:rPr>
          <w:t xml:space="preserve"> </w:t>
        </w:r>
        <w:proofErr w:type="spellStart"/>
        <w:r w:rsidR="00753897" w:rsidRPr="005503B4">
          <w:rPr>
            <w:rFonts w:asciiTheme="majorHAnsi" w:hAnsiTheme="majorHAnsi" w:cstheme="majorHAnsi"/>
            <w:sz w:val="22"/>
            <w:szCs w:val="22"/>
          </w:rPr>
          <w:t>SUV</w:t>
        </w:r>
        <w:r w:rsidR="00753897" w:rsidRPr="00E63459">
          <w:rPr>
            <w:rFonts w:asciiTheme="majorHAnsi" w:hAnsiTheme="majorHAnsi" w:cstheme="majorHAnsi"/>
            <w:sz w:val="22"/>
            <w:szCs w:val="22"/>
            <w:vertAlign w:val="subscript"/>
          </w:rPr>
          <w:t>max</w:t>
        </w:r>
        <w:proofErr w:type="spellEnd"/>
        <w:r w:rsidR="00C20341" w:rsidRPr="005503B4">
          <w:rPr>
            <w:rFonts w:asciiTheme="majorHAnsi" w:hAnsiTheme="majorHAnsi" w:cstheme="majorHAnsi"/>
            <w:sz w:val="22"/>
            <w:szCs w:val="22"/>
          </w:rPr>
          <w:t xml:space="preserve">, </w:t>
        </w:r>
        <w:proofErr w:type="spellStart"/>
        <w:r w:rsidR="00C20341" w:rsidRPr="005503B4">
          <w:rPr>
            <w:rFonts w:asciiTheme="majorHAnsi" w:hAnsiTheme="majorHAnsi" w:cstheme="majorHAnsi"/>
            <w:sz w:val="22"/>
            <w:szCs w:val="22"/>
          </w:rPr>
          <w:t>ADC</w:t>
        </w:r>
        <w:r w:rsidR="00C20341" w:rsidRPr="00E63459">
          <w:rPr>
            <w:rFonts w:asciiTheme="majorHAnsi" w:hAnsiTheme="majorHAnsi" w:cstheme="majorHAnsi"/>
            <w:sz w:val="22"/>
            <w:szCs w:val="22"/>
            <w:vertAlign w:val="subscript"/>
          </w:rPr>
          <w:t>mean</w:t>
        </w:r>
        <w:proofErr w:type="spellEnd"/>
        <w:r w:rsidR="00C20341" w:rsidRPr="005503B4">
          <w:rPr>
            <w:rFonts w:asciiTheme="majorHAnsi" w:hAnsiTheme="majorHAnsi" w:cstheme="majorHAnsi"/>
            <w:sz w:val="22"/>
            <w:szCs w:val="22"/>
          </w:rPr>
          <w:t>, PET/</w:t>
        </w:r>
      </w:ins>
      <w:ins w:id="57" w:author="Tara Barwick" w:date="2023-08-01T22:21:00Z">
        <w:r w:rsidR="00C20341" w:rsidRPr="005503B4">
          <w:rPr>
            <w:rFonts w:asciiTheme="majorHAnsi" w:hAnsiTheme="majorHAnsi" w:cstheme="majorHAnsi"/>
            <w:sz w:val="22"/>
            <w:szCs w:val="22"/>
          </w:rPr>
          <w:t>CT, FDG, FEC, cervical cancer, endometrial cancer</w:t>
        </w:r>
      </w:ins>
      <w:ins w:id="58" w:author="Tara Barwick" w:date="2023-08-04T15:11:00Z">
        <w:r w:rsidR="00F51A27">
          <w:rPr>
            <w:rFonts w:asciiTheme="majorHAnsi" w:hAnsiTheme="majorHAnsi" w:cstheme="majorHAnsi"/>
            <w:sz w:val="22"/>
            <w:szCs w:val="22"/>
          </w:rPr>
          <w:t xml:space="preserve">, lymph node </w:t>
        </w:r>
      </w:ins>
      <w:ins w:id="59" w:author="Tara Barwick" w:date="2023-08-04T15:12:00Z">
        <w:r w:rsidR="00F51A27">
          <w:rPr>
            <w:rFonts w:asciiTheme="majorHAnsi" w:hAnsiTheme="majorHAnsi" w:cstheme="majorHAnsi"/>
            <w:sz w:val="22"/>
            <w:szCs w:val="22"/>
          </w:rPr>
          <w:t>metastasis</w:t>
        </w:r>
      </w:ins>
    </w:p>
    <w:p w14:paraId="17D57C83" w14:textId="77777777" w:rsidR="003D1910" w:rsidRPr="005503B4" w:rsidRDefault="003D1910">
      <w:pPr>
        <w:pStyle w:val="Heading1"/>
        <w:rPr>
          <w:ins w:id="60" w:author="Tara Barwick" w:date="2023-08-01T10:17:00Z"/>
          <w:rFonts w:cstheme="majorHAnsi"/>
          <w:sz w:val="22"/>
          <w:szCs w:val="22"/>
        </w:rPr>
      </w:pPr>
    </w:p>
    <w:p w14:paraId="4AB71E95" w14:textId="03C42BEB" w:rsidR="00867BEF" w:rsidRPr="005503B4" w:rsidRDefault="00000000">
      <w:pPr>
        <w:pStyle w:val="Heading1"/>
        <w:rPr>
          <w:rFonts w:cstheme="majorHAnsi"/>
          <w:sz w:val="22"/>
          <w:szCs w:val="22"/>
        </w:rPr>
      </w:pPr>
      <w:commentRangeStart w:id="61"/>
      <w:r w:rsidRPr="005503B4">
        <w:rPr>
          <w:rFonts w:cstheme="majorHAnsi"/>
          <w:sz w:val="22"/>
          <w:szCs w:val="22"/>
        </w:rPr>
        <w:t>Introduction</w:t>
      </w:r>
      <w:commentRangeEnd w:id="61"/>
      <w:r w:rsidR="00A801DA">
        <w:rPr>
          <w:rStyle w:val="CommentReference"/>
          <w:rFonts w:asciiTheme="minorHAnsi" w:eastAsiaTheme="minorHAnsi" w:hAnsiTheme="minorHAnsi" w:cstheme="minorBidi"/>
          <w:b w:val="0"/>
          <w:bCs w:val="0"/>
          <w:color w:val="auto"/>
        </w:rPr>
        <w:commentReference w:id="61"/>
      </w:r>
    </w:p>
    <w:p w14:paraId="68CC5AAD" w14:textId="3421A993" w:rsidR="0085582B" w:rsidRDefault="00000000">
      <w:pPr>
        <w:pStyle w:val="FirstParagraph"/>
        <w:rPr>
          <w:ins w:id="62" w:author="Tara Barwick" w:date="2023-08-04T12:05:00Z"/>
          <w:rFonts w:asciiTheme="majorHAnsi" w:hAnsiTheme="majorHAnsi" w:cstheme="majorHAnsi"/>
          <w:sz w:val="22"/>
          <w:szCs w:val="22"/>
        </w:rPr>
      </w:pPr>
      <w:del w:id="63" w:author="Tara Barwick" w:date="2023-08-04T10:36:00Z">
        <w:r w:rsidRPr="005503B4" w:rsidDel="00A801DA">
          <w:rPr>
            <w:rFonts w:asciiTheme="majorHAnsi" w:hAnsiTheme="majorHAnsi" w:cstheme="majorHAnsi"/>
            <w:sz w:val="22"/>
            <w:szCs w:val="22"/>
          </w:rPr>
          <w:delText>The prognosis for both cervical and endometrial cancers is associated with presence of lymph node metastasis</w:delText>
        </w:r>
      </w:del>
      <w:ins w:id="64" w:author="Tara Barwick" w:date="2023-08-04T10:36:00Z">
        <w:r w:rsidR="00A801DA">
          <w:rPr>
            <w:rFonts w:asciiTheme="majorHAnsi" w:hAnsiTheme="majorHAnsi" w:cstheme="majorHAnsi"/>
            <w:sz w:val="22"/>
            <w:szCs w:val="22"/>
          </w:rPr>
          <w:t>Nodal status for cervical and endometrial cancers i</w:t>
        </w:r>
      </w:ins>
      <w:ins w:id="65" w:author="Tara Barwick" w:date="2023-08-04T12:02:00Z">
        <w:r w:rsidR="00E63459">
          <w:rPr>
            <w:rFonts w:asciiTheme="majorHAnsi" w:hAnsiTheme="majorHAnsi" w:cstheme="majorHAnsi"/>
            <w:sz w:val="22"/>
            <w:szCs w:val="22"/>
          </w:rPr>
          <w:t>s</w:t>
        </w:r>
      </w:ins>
      <w:ins w:id="66" w:author="Tara Barwick" w:date="2023-08-04T10:36:00Z">
        <w:r w:rsidR="00A801DA">
          <w:rPr>
            <w:rFonts w:asciiTheme="majorHAnsi" w:hAnsiTheme="majorHAnsi" w:cstheme="majorHAnsi"/>
            <w:sz w:val="22"/>
            <w:szCs w:val="22"/>
          </w:rPr>
          <w:t xml:space="preserve"> highly important in </w:t>
        </w:r>
      </w:ins>
      <w:ins w:id="67" w:author="Tara Barwick" w:date="2023-08-04T10:37:00Z">
        <w:r w:rsidR="00A801DA">
          <w:rPr>
            <w:rFonts w:asciiTheme="majorHAnsi" w:hAnsiTheme="majorHAnsi" w:cstheme="majorHAnsi"/>
            <w:sz w:val="22"/>
            <w:szCs w:val="22"/>
          </w:rPr>
          <w:t>determining</w:t>
        </w:r>
      </w:ins>
      <w:ins w:id="68" w:author="Tara Barwick" w:date="2023-08-04T10:36:00Z">
        <w:r w:rsidR="00A801DA">
          <w:rPr>
            <w:rFonts w:asciiTheme="majorHAnsi" w:hAnsiTheme="majorHAnsi" w:cstheme="majorHAnsi"/>
            <w:sz w:val="22"/>
            <w:szCs w:val="22"/>
          </w:rPr>
          <w:t xml:space="preserve"> therapeutic approach</w:t>
        </w:r>
      </w:ins>
      <w:ins w:id="69" w:author="Tara Barwick" w:date="2023-08-04T10:37:00Z">
        <w:r w:rsidR="00A801DA">
          <w:rPr>
            <w:rFonts w:asciiTheme="majorHAnsi" w:hAnsiTheme="majorHAnsi" w:cstheme="majorHAnsi"/>
            <w:sz w:val="22"/>
            <w:szCs w:val="22"/>
          </w:rPr>
          <w:t xml:space="preserve"> and is also prognostic</w:t>
        </w:r>
      </w:ins>
      <w:r w:rsidRPr="005503B4">
        <w:rPr>
          <w:rFonts w:asciiTheme="majorHAnsi" w:hAnsiTheme="majorHAnsi" w:cstheme="majorHAnsi"/>
          <w:sz w:val="22"/>
          <w:szCs w:val="22"/>
        </w:rPr>
        <w:t xml:space="preserve">. </w:t>
      </w:r>
      <w:commentRangeStart w:id="70"/>
      <w:r w:rsidRPr="005503B4">
        <w:rPr>
          <w:rFonts w:asciiTheme="majorHAnsi" w:hAnsiTheme="majorHAnsi" w:cstheme="majorHAnsi"/>
          <w:sz w:val="22"/>
          <w:szCs w:val="22"/>
        </w:rPr>
        <w:t xml:space="preserve">In endometrial cancer the 5-year disease free survival is estimated at 90% for patients without lymph node metastasis, 60-70% for those with malignant pelvic lymph nodes and 30-40% with malignant para-aortic lymph </w:t>
      </w:r>
      <w:commentRangeStart w:id="71"/>
      <w:r w:rsidRPr="005503B4">
        <w:rPr>
          <w:rFonts w:asciiTheme="majorHAnsi" w:hAnsiTheme="majorHAnsi" w:cstheme="majorHAnsi"/>
          <w:sz w:val="22"/>
          <w:szCs w:val="22"/>
        </w:rPr>
        <w:t>nodes .</w:t>
      </w:r>
      <w:commentRangeEnd w:id="71"/>
      <w:r w:rsidR="00A801DA">
        <w:rPr>
          <w:rStyle w:val="CommentReference"/>
        </w:rPr>
        <w:commentReference w:id="71"/>
      </w:r>
      <w:r w:rsidRPr="005503B4">
        <w:rPr>
          <w:rFonts w:asciiTheme="majorHAnsi" w:hAnsiTheme="majorHAnsi" w:cstheme="majorHAnsi"/>
          <w:sz w:val="22"/>
          <w:szCs w:val="22"/>
        </w:rPr>
        <w:t xml:space="preserve"> In cervical cancer the 5-year overall survival is estimated at 92% with </w:t>
      </w:r>
      <w:proofErr w:type="spellStart"/>
      <w:r w:rsidRPr="005503B4">
        <w:rPr>
          <w:rFonts w:asciiTheme="majorHAnsi" w:hAnsiTheme="majorHAnsi" w:cstheme="majorHAnsi"/>
          <w:sz w:val="22"/>
          <w:szCs w:val="22"/>
        </w:rPr>
        <w:t>localised</w:t>
      </w:r>
      <w:proofErr w:type="spellEnd"/>
      <w:r w:rsidRPr="005503B4">
        <w:rPr>
          <w:rFonts w:asciiTheme="majorHAnsi" w:hAnsiTheme="majorHAnsi" w:cstheme="majorHAnsi"/>
          <w:sz w:val="22"/>
          <w:szCs w:val="22"/>
        </w:rPr>
        <w:t xml:space="preserve"> disease and 58% with regional disease such as lymph nodes </w:t>
      </w:r>
      <w:commentRangeStart w:id="72"/>
      <w:r w:rsidRPr="005503B4">
        <w:rPr>
          <w:rFonts w:asciiTheme="majorHAnsi" w:hAnsiTheme="majorHAnsi" w:cstheme="majorHAnsi"/>
          <w:sz w:val="22"/>
          <w:szCs w:val="22"/>
        </w:rPr>
        <w:t>metastasis</w:t>
      </w:r>
      <w:commentRangeEnd w:id="72"/>
      <w:r w:rsidR="00A801DA">
        <w:rPr>
          <w:rStyle w:val="CommentReference"/>
        </w:rPr>
        <w:commentReference w:id="72"/>
      </w:r>
      <w:r w:rsidRPr="005503B4">
        <w:rPr>
          <w:rFonts w:asciiTheme="majorHAnsi" w:hAnsiTheme="majorHAnsi" w:cstheme="majorHAnsi"/>
          <w:sz w:val="22"/>
          <w:szCs w:val="22"/>
        </w:rPr>
        <w:t xml:space="preserve"> .</w:t>
      </w:r>
      <w:commentRangeEnd w:id="70"/>
      <w:r w:rsidR="00FC6858">
        <w:rPr>
          <w:rStyle w:val="CommentReference"/>
        </w:rPr>
        <w:commentReference w:id="70"/>
      </w:r>
      <w:r w:rsidRPr="005503B4">
        <w:rPr>
          <w:rFonts w:asciiTheme="majorHAnsi" w:hAnsiTheme="majorHAnsi" w:cstheme="majorHAnsi"/>
          <w:sz w:val="22"/>
          <w:szCs w:val="22"/>
        </w:rPr>
        <w:t xml:space="preserve"> </w:t>
      </w:r>
      <w:del w:id="73" w:author="Tara Barwick" w:date="2023-08-04T13:27:00Z">
        <w:r w:rsidRPr="005503B4" w:rsidDel="00CE0AFA">
          <w:rPr>
            <w:rFonts w:asciiTheme="majorHAnsi" w:hAnsiTheme="majorHAnsi" w:cstheme="majorHAnsi"/>
            <w:sz w:val="22"/>
            <w:szCs w:val="22"/>
          </w:rPr>
          <w:delText xml:space="preserve">Treatment options differ for patients with metastatic lymph nodes. </w:delText>
        </w:r>
      </w:del>
      <w:r w:rsidRPr="005503B4">
        <w:rPr>
          <w:rFonts w:asciiTheme="majorHAnsi" w:hAnsiTheme="majorHAnsi" w:cstheme="majorHAnsi"/>
          <w:sz w:val="22"/>
          <w:szCs w:val="22"/>
        </w:rPr>
        <w:t xml:space="preserve">Patients with </w:t>
      </w:r>
      <w:proofErr w:type="spellStart"/>
      <w:r w:rsidRPr="005503B4">
        <w:rPr>
          <w:rFonts w:asciiTheme="majorHAnsi" w:hAnsiTheme="majorHAnsi" w:cstheme="majorHAnsi"/>
          <w:sz w:val="22"/>
          <w:szCs w:val="22"/>
        </w:rPr>
        <w:t>localised</w:t>
      </w:r>
      <w:proofErr w:type="spellEnd"/>
      <w:r w:rsidRPr="005503B4">
        <w:rPr>
          <w:rFonts w:asciiTheme="majorHAnsi" w:hAnsiTheme="majorHAnsi" w:cstheme="majorHAnsi"/>
          <w:sz w:val="22"/>
          <w:szCs w:val="22"/>
        </w:rPr>
        <w:t xml:space="preserve"> </w:t>
      </w:r>
      <w:ins w:id="74" w:author="Tara Barwick" w:date="2023-08-04T13:27:00Z">
        <w:r w:rsidR="00CE0AFA">
          <w:rPr>
            <w:rFonts w:asciiTheme="majorHAnsi" w:hAnsiTheme="majorHAnsi" w:cstheme="majorHAnsi"/>
            <w:sz w:val="22"/>
            <w:szCs w:val="22"/>
          </w:rPr>
          <w:lastRenderedPageBreak/>
          <w:t>cervical cancer</w:t>
        </w:r>
      </w:ins>
      <w:del w:id="75" w:author="Tara Barwick" w:date="2023-08-04T13:27:00Z">
        <w:r w:rsidRPr="005503B4" w:rsidDel="00CE0AFA">
          <w:rPr>
            <w:rFonts w:asciiTheme="majorHAnsi" w:hAnsiTheme="majorHAnsi" w:cstheme="majorHAnsi"/>
            <w:sz w:val="22"/>
            <w:szCs w:val="22"/>
          </w:rPr>
          <w:delText>disease</w:delText>
        </w:r>
      </w:del>
      <w:r w:rsidRPr="005503B4">
        <w:rPr>
          <w:rFonts w:asciiTheme="majorHAnsi" w:hAnsiTheme="majorHAnsi" w:cstheme="majorHAnsi"/>
          <w:sz w:val="22"/>
          <w:szCs w:val="22"/>
        </w:rPr>
        <w:t xml:space="preserve"> will receive surgery as their primary treatment whereas patients with malignant lymph nodes will </w:t>
      </w:r>
      <w:del w:id="76" w:author="Tara Barwick" w:date="2023-08-04T13:28:00Z">
        <w:r w:rsidRPr="005503B4" w:rsidDel="00CE0AFA">
          <w:rPr>
            <w:rFonts w:asciiTheme="majorHAnsi" w:hAnsiTheme="majorHAnsi" w:cstheme="majorHAnsi"/>
            <w:sz w:val="22"/>
            <w:szCs w:val="22"/>
          </w:rPr>
          <w:delText>typically be referred for</w:delText>
        </w:r>
      </w:del>
      <w:ins w:id="77" w:author="Tara Barwick" w:date="2023-08-04T13:28:00Z">
        <w:r w:rsidR="00CE0AFA">
          <w:rPr>
            <w:rFonts w:asciiTheme="majorHAnsi" w:hAnsiTheme="majorHAnsi" w:cstheme="majorHAnsi"/>
            <w:sz w:val="22"/>
            <w:szCs w:val="22"/>
          </w:rPr>
          <w:t>undergo primary</w:t>
        </w:r>
      </w:ins>
      <w:r w:rsidRPr="005503B4">
        <w:rPr>
          <w:rFonts w:asciiTheme="majorHAnsi" w:hAnsiTheme="majorHAnsi" w:cstheme="majorHAnsi"/>
          <w:sz w:val="22"/>
          <w:szCs w:val="22"/>
        </w:rPr>
        <w:t xml:space="preserve"> chemoradiotherapy.</w:t>
      </w:r>
      <w:ins w:id="78" w:author="Tara Barwick" w:date="2023-08-04T13:28:00Z">
        <w:r w:rsidR="00CE0AFA">
          <w:rPr>
            <w:rFonts w:asciiTheme="majorHAnsi" w:hAnsiTheme="majorHAnsi" w:cstheme="majorHAnsi"/>
            <w:sz w:val="22"/>
            <w:szCs w:val="22"/>
          </w:rPr>
          <w:t xml:space="preserve"> In endometrial cancer most patients undergo surgical hysterectomy</w:t>
        </w:r>
      </w:ins>
      <w:ins w:id="79" w:author="Tara Barwick" w:date="2023-08-04T13:29:00Z">
        <w:r w:rsidR="00113855">
          <w:rPr>
            <w:rFonts w:asciiTheme="majorHAnsi" w:hAnsiTheme="majorHAnsi" w:cstheme="majorHAnsi"/>
            <w:sz w:val="22"/>
            <w:szCs w:val="22"/>
          </w:rPr>
          <w:t xml:space="preserve"> and those of high risk of nodal involvement may undergo surgical lymphadenectomy</w:t>
        </w:r>
      </w:ins>
      <w:ins w:id="80" w:author="Tara Barwick" w:date="2023-08-04T13:30:00Z">
        <w:r w:rsidR="00113855">
          <w:rPr>
            <w:rFonts w:asciiTheme="majorHAnsi" w:hAnsiTheme="majorHAnsi" w:cstheme="majorHAnsi"/>
            <w:sz w:val="22"/>
            <w:szCs w:val="22"/>
          </w:rPr>
          <w:t xml:space="preserve">. </w:t>
        </w:r>
      </w:ins>
      <w:ins w:id="81" w:author="Tara Barwick" w:date="2023-08-04T13:29:00Z">
        <w:r w:rsidR="00113855">
          <w:rPr>
            <w:rFonts w:asciiTheme="majorHAnsi" w:hAnsiTheme="majorHAnsi" w:cstheme="majorHAnsi"/>
            <w:sz w:val="22"/>
            <w:szCs w:val="22"/>
          </w:rPr>
          <w:t xml:space="preserve"> </w:t>
        </w:r>
      </w:ins>
      <w:ins w:id="82" w:author="Tara Barwick" w:date="2023-08-04T14:01:00Z">
        <w:r w:rsidR="00BA7E0D">
          <w:rPr>
            <w:rFonts w:asciiTheme="majorHAnsi" w:hAnsiTheme="majorHAnsi" w:cstheme="majorHAnsi"/>
            <w:sz w:val="22"/>
            <w:szCs w:val="22"/>
          </w:rPr>
          <w:t>H</w:t>
        </w:r>
      </w:ins>
      <w:ins w:id="83" w:author="Tara Barwick" w:date="2023-08-04T14:02:00Z">
        <w:r w:rsidR="00BA7E0D">
          <w:rPr>
            <w:rFonts w:asciiTheme="majorHAnsi" w:hAnsiTheme="majorHAnsi" w:cstheme="majorHAnsi"/>
            <w:sz w:val="22"/>
            <w:szCs w:val="22"/>
          </w:rPr>
          <w:t xml:space="preserve">owever, </w:t>
        </w:r>
      </w:ins>
      <w:del w:id="84" w:author="Tara Barwick" w:date="2023-08-04T13:30:00Z">
        <w:r w:rsidRPr="005503B4" w:rsidDel="00113855">
          <w:rPr>
            <w:rFonts w:asciiTheme="majorHAnsi" w:hAnsiTheme="majorHAnsi" w:cstheme="majorHAnsi"/>
            <w:sz w:val="22"/>
            <w:szCs w:val="22"/>
          </w:rPr>
          <w:br/>
          <w:delText xml:space="preserve">Accurate staging </w:delText>
        </w:r>
      </w:del>
      <w:del w:id="85" w:author="Tara Barwick" w:date="2023-08-04T12:02:00Z">
        <w:r w:rsidRPr="005503B4" w:rsidDel="00E63459">
          <w:rPr>
            <w:rFonts w:asciiTheme="majorHAnsi" w:hAnsiTheme="majorHAnsi" w:cstheme="majorHAnsi"/>
            <w:sz w:val="22"/>
            <w:szCs w:val="22"/>
          </w:rPr>
          <w:delText xml:space="preserve">of lymph nodes </w:delText>
        </w:r>
      </w:del>
      <w:del w:id="86" w:author="Tara Barwick" w:date="2023-08-04T13:30:00Z">
        <w:r w:rsidRPr="005503B4" w:rsidDel="00113855">
          <w:rPr>
            <w:rFonts w:asciiTheme="majorHAnsi" w:hAnsiTheme="majorHAnsi" w:cstheme="majorHAnsi"/>
            <w:sz w:val="22"/>
            <w:szCs w:val="22"/>
          </w:rPr>
          <w:delText>is therefore critical in treatment planning and improving prognosis for patients</w:delText>
        </w:r>
      </w:del>
      <w:del w:id="87" w:author="Tara Barwick" w:date="2023-08-04T14:02:00Z">
        <w:r w:rsidRPr="005503B4" w:rsidDel="00BA7E0D">
          <w:rPr>
            <w:rFonts w:asciiTheme="majorHAnsi" w:hAnsiTheme="majorHAnsi" w:cstheme="majorHAnsi"/>
            <w:sz w:val="22"/>
            <w:szCs w:val="22"/>
          </w:rPr>
          <w:delText>. A</w:delText>
        </w:r>
      </w:del>
      <w:ins w:id="88" w:author="Tara Barwick" w:date="2023-08-04T14:02:00Z">
        <w:r w:rsidR="00BA7E0D">
          <w:rPr>
            <w:rFonts w:asciiTheme="majorHAnsi" w:hAnsiTheme="majorHAnsi" w:cstheme="majorHAnsi"/>
            <w:sz w:val="22"/>
            <w:szCs w:val="22"/>
          </w:rPr>
          <w:t>a</w:t>
        </w:r>
      </w:ins>
      <w:r w:rsidRPr="005503B4">
        <w:rPr>
          <w:rFonts w:asciiTheme="majorHAnsi" w:hAnsiTheme="majorHAnsi" w:cstheme="majorHAnsi"/>
          <w:sz w:val="22"/>
          <w:szCs w:val="22"/>
        </w:rPr>
        <w:t xml:space="preserve">lthough surgical lymphadenectomy is considered the most accurate technique for the detection of lymph node metastases, </w:t>
      </w:r>
      <w:del w:id="89" w:author="Tara Barwick" w:date="2023-08-04T14:02:00Z">
        <w:r w:rsidRPr="005503B4" w:rsidDel="00BA7E0D">
          <w:rPr>
            <w:rFonts w:asciiTheme="majorHAnsi" w:hAnsiTheme="majorHAnsi" w:cstheme="majorHAnsi"/>
            <w:sz w:val="22"/>
            <w:szCs w:val="22"/>
          </w:rPr>
          <w:delText>systematic lymphadenectomy</w:delText>
        </w:r>
      </w:del>
      <w:ins w:id="90" w:author="Tara Barwick" w:date="2023-08-04T14:02:00Z">
        <w:r w:rsidR="00BA7E0D">
          <w:rPr>
            <w:rFonts w:asciiTheme="majorHAnsi" w:hAnsiTheme="majorHAnsi" w:cstheme="majorHAnsi"/>
            <w:sz w:val="22"/>
            <w:szCs w:val="22"/>
          </w:rPr>
          <w:t>the therapeutic value</w:t>
        </w:r>
      </w:ins>
      <w:r w:rsidRPr="005503B4">
        <w:rPr>
          <w:rFonts w:asciiTheme="majorHAnsi" w:hAnsiTheme="majorHAnsi" w:cstheme="majorHAnsi"/>
          <w:sz w:val="22"/>
          <w:szCs w:val="22"/>
        </w:rPr>
        <w:t xml:space="preserve"> is controversial as the procedure carries significant risks</w:t>
      </w:r>
      <w:ins w:id="91" w:author="Tara Barwick" w:date="2023-08-04T12:03:00Z">
        <w:r w:rsidR="0085582B">
          <w:rPr>
            <w:rFonts w:asciiTheme="majorHAnsi" w:hAnsiTheme="majorHAnsi" w:cstheme="majorHAnsi"/>
            <w:sz w:val="22"/>
            <w:szCs w:val="22"/>
          </w:rPr>
          <w:t>, cost</w:t>
        </w:r>
      </w:ins>
      <w:r w:rsidRPr="005503B4">
        <w:rPr>
          <w:rFonts w:asciiTheme="majorHAnsi" w:hAnsiTheme="majorHAnsi" w:cstheme="majorHAnsi"/>
          <w:sz w:val="22"/>
          <w:szCs w:val="22"/>
        </w:rPr>
        <w:t xml:space="preserve"> </w:t>
      </w:r>
      <w:del w:id="92" w:author="Tara Barwick" w:date="2023-08-04T10:38:00Z">
        <w:r w:rsidRPr="005503B4" w:rsidDel="00F107CD">
          <w:rPr>
            <w:rFonts w:asciiTheme="majorHAnsi" w:hAnsiTheme="majorHAnsi" w:cstheme="majorHAnsi"/>
            <w:sz w:val="22"/>
            <w:szCs w:val="22"/>
          </w:rPr>
          <w:delText>of lymphoedema, lymphocyst formation, and injury to surrounding organs and tissues. Furthermore, this procedure</w:delText>
        </w:r>
      </w:del>
      <w:ins w:id="93" w:author="Tara Barwick" w:date="2023-08-04T12:03:00Z">
        <w:r w:rsidR="0085582B">
          <w:rPr>
            <w:rFonts w:asciiTheme="majorHAnsi" w:hAnsiTheme="majorHAnsi" w:cstheme="majorHAnsi"/>
            <w:sz w:val="22"/>
            <w:szCs w:val="22"/>
          </w:rPr>
          <w:t xml:space="preserve"> </w:t>
        </w:r>
      </w:ins>
      <w:ins w:id="94" w:author="Tara Barwick" w:date="2023-08-04T10:38:00Z">
        <w:r w:rsidR="00F107CD">
          <w:rPr>
            <w:rFonts w:asciiTheme="majorHAnsi" w:hAnsiTheme="majorHAnsi" w:cstheme="majorHAnsi"/>
            <w:sz w:val="22"/>
            <w:szCs w:val="22"/>
          </w:rPr>
          <w:t xml:space="preserve">and </w:t>
        </w:r>
      </w:ins>
      <w:r w:rsidRPr="005503B4">
        <w:rPr>
          <w:rFonts w:asciiTheme="majorHAnsi" w:hAnsiTheme="majorHAnsi" w:cstheme="majorHAnsi"/>
          <w:sz w:val="22"/>
          <w:szCs w:val="22"/>
        </w:rPr>
        <w:t xml:space="preserve"> has not been shown to reliably convey any significant survival benefit</w:t>
      </w:r>
      <w:del w:id="95" w:author="Tara Barwick" w:date="2023-08-04T10:39:00Z">
        <w:r w:rsidRPr="005503B4" w:rsidDel="00F107CD">
          <w:rPr>
            <w:rFonts w:asciiTheme="majorHAnsi" w:hAnsiTheme="majorHAnsi" w:cstheme="majorHAnsi"/>
            <w:sz w:val="22"/>
            <w:szCs w:val="22"/>
          </w:rPr>
          <w:delText xml:space="preserve"> and is therefore not widely recommended as a therapeutic option</w:delText>
        </w:r>
      </w:del>
      <w:r w:rsidRPr="005503B4">
        <w:rPr>
          <w:rFonts w:asciiTheme="majorHAnsi" w:hAnsiTheme="majorHAnsi" w:cstheme="majorHAnsi"/>
          <w:sz w:val="22"/>
          <w:szCs w:val="22"/>
        </w:rPr>
        <w:t xml:space="preserve">. </w:t>
      </w:r>
      <w:del w:id="96" w:author="Tara Barwick" w:date="2023-08-04T14:03:00Z">
        <w:r w:rsidRPr="005503B4" w:rsidDel="00BA7E0D">
          <w:rPr>
            <w:rFonts w:asciiTheme="majorHAnsi" w:hAnsiTheme="majorHAnsi" w:cstheme="majorHAnsi"/>
            <w:sz w:val="22"/>
            <w:szCs w:val="22"/>
          </w:rPr>
          <w:delText>Accurate pre-operative staging of lymph nodes would therefore have a significant impact on reducing morbidity of unnecessary lymphadenectomy procedures, surgical time, and cost of staging.</w:delText>
        </w:r>
        <w:r w:rsidRPr="005503B4" w:rsidDel="00BA7E0D">
          <w:rPr>
            <w:rFonts w:asciiTheme="majorHAnsi" w:hAnsiTheme="majorHAnsi" w:cstheme="majorHAnsi"/>
            <w:sz w:val="22"/>
            <w:szCs w:val="22"/>
          </w:rPr>
          <w:br/>
        </w:r>
      </w:del>
      <w:r w:rsidRPr="005503B4">
        <w:rPr>
          <w:rFonts w:asciiTheme="majorHAnsi" w:hAnsiTheme="majorHAnsi" w:cstheme="majorHAnsi"/>
          <w:sz w:val="22"/>
          <w:szCs w:val="22"/>
        </w:rPr>
        <w:t xml:space="preserve">Multi parametric magnetic resonance imaging (MRI) is </w:t>
      </w:r>
      <w:del w:id="97" w:author="Tara Barwick" w:date="2023-08-04T10:41:00Z">
        <w:r w:rsidRPr="005503B4" w:rsidDel="00F107CD">
          <w:rPr>
            <w:rFonts w:asciiTheme="majorHAnsi" w:hAnsiTheme="majorHAnsi" w:cstheme="majorHAnsi"/>
            <w:sz w:val="22"/>
            <w:szCs w:val="22"/>
          </w:rPr>
          <w:delText xml:space="preserve">currently </w:delText>
        </w:r>
      </w:del>
      <w:r w:rsidRPr="005503B4">
        <w:rPr>
          <w:rFonts w:asciiTheme="majorHAnsi" w:hAnsiTheme="majorHAnsi" w:cstheme="majorHAnsi"/>
          <w:sz w:val="22"/>
          <w:szCs w:val="22"/>
        </w:rPr>
        <w:t xml:space="preserve">considered the optimal imaging technique for local </w:t>
      </w:r>
      <w:proofErr w:type="spellStart"/>
      <w:r w:rsidRPr="005503B4">
        <w:rPr>
          <w:rFonts w:asciiTheme="majorHAnsi" w:hAnsiTheme="majorHAnsi" w:cstheme="majorHAnsi"/>
          <w:sz w:val="22"/>
          <w:szCs w:val="22"/>
        </w:rPr>
        <w:t>tumour</w:t>
      </w:r>
      <w:proofErr w:type="spellEnd"/>
      <w:r w:rsidRPr="005503B4">
        <w:rPr>
          <w:rFonts w:asciiTheme="majorHAnsi" w:hAnsiTheme="majorHAnsi" w:cstheme="majorHAnsi"/>
          <w:sz w:val="22"/>
          <w:szCs w:val="22"/>
        </w:rPr>
        <w:t xml:space="preserve"> staging of </w:t>
      </w:r>
      <w:ins w:id="98" w:author="Tara Barwick" w:date="2023-08-04T10:40:00Z">
        <w:r w:rsidR="00F107CD">
          <w:rPr>
            <w:rFonts w:asciiTheme="majorHAnsi" w:hAnsiTheme="majorHAnsi" w:cstheme="majorHAnsi"/>
            <w:sz w:val="22"/>
            <w:szCs w:val="22"/>
          </w:rPr>
          <w:t xml:space="preserve">both cervical and </w:t>
        </w:r>
      </w:ins>
      <w:r w:rsidRPr="005503B4">
        <w:rPr>
          <w:rFonts w:asciiTheme="majorHAnsi" w:hAnsiTheme="majorHAnsi" w:cstheme="majorHAnsi"/>
          <w:sz w:val="22"/>
          <w:szCs w:val="22"/>
        </w:rPr>
        <w:t>endometrial cancer</w:t>
      </w:r>
      <w:ins w:id="99" w:author="Tara Barwick" w:date="2023-08-04T10:40:00Z">
        <w:r w:rsidR="00F107CD">
          <w:rPr>
            <w:rFonts w:asciiTheme="majorHAnsi" w:hAnsiTheme="majorHAnsi" w:cstheme="majorHAnsi"/>
            <w:sz w:val="22"/>
            <w:szCs w:val="22"/>
          </w:rPr>
          <w:t>s</w:t>
        </w:r>
      </w:ins>
      <w:r w:rsidRPr="005503B4">
        <w:rPr>
          <w:rFonts w:asciiTheme="majorHAnsi" w:hAnsiTheme="majorHAnsi" w:cstheme="majorHAnsi"/>
          <w:sz w:val="22"/>
          <w:szCs w:val="22"/>
        </w:rPr>
        <w:t xml:space="preserve"> </w:t>
      </w:r>
      <w:del w:id="100" w:author="Tara Barwick" w:date="2023-08-04T10:42:00Z">
        <w:r w:rsidRPr="005503B4" w:rsidDel="00F107CD">
          <w:rPr>
            <w:rFonts w:asciiTheme="majorHAnsi" w:hAnsiTheme="majorHAnsi" w:cstheme="majorHAnsi"/>
            <w:sz w:val="22"/>
            <w:szCs w:val="22"/>
          </w:rPr>
          <w:delText>through assessment of myometrial and cervical invasion but the major limitation of all imaging techniques is poor detection of metastatic lymph nodes. Morphological signs of</w:delText>
        </w:r>
      </w:del>
      <w:ins w:id="101" w:author="Tara Barwick" w:date="2023-08-04T10:42:00Z">
        <w:r w:rsidR="00F107CD">
          <w:rPr>
            <w:rFonts w:asciiTheme="majorHAnsi" w:hAnsiTheme="majorHAnsi" w:cstheme="majorHAnsi"/>
            <w:sz w:val="22"/>
            <w:szCs w:val="22"/>
          </w:rPr>
          <w:t>but detection of</w:t>
        </w:r>
      </w:ins>
      <w:r w:rsidRPr="005503B4">
        <w:rPr>
          <w:rFonts w:asciiTheme="majorHAnsi" w:hAnsiTheme="majorHAnsi" w:cstheme="majorHAnsi"/>
          <w:sz w:val="22"/>
          <w:szCs w:val="22"/>
        </w:rPr>
        <w:t xml:space="preserve"> nodal involvement, </w:t>
      </w:r>
      <w:del w:id="102" w:author="Tara Barwick" w:date="2023-08-04T10:42:00Z">
        <w:r w:rsidRPr="005503B4" w:rsidDel="00F107CD">
          <w:rPr>
            <w:rFonts w:asciiTheme="majorHAnsi" w:hAnsiTheme="majorHAnsi" w:cstheme="majorHAnsi"/>
            <w:sz w:val="22"/>
            <w:szCs w:val="22"/>
          </w:rPr>
          <w:delText xml:space="preserve">including </w:delText>
        </w:r>
      </w:del>
      <w:ins w:id="103" w:author="Tara Barwick" w:date="2023-08-04T10:42:00Z">
        <w:r w:rsidR="00F107CD">
          <w:rPr>
            <w:rFonts w:asciiTheme="majorHAnsi" w:hAnsiTheme="majorHAnsi" w:cstheme="majorHAnsi"/>
            <w:sz w:val="22"/>
            <w:szCs w:val="22"/>
          </w:rPr>
          <w:t>usin</w:t>
        </w:r>
      </w:ins>
      <w:ins w:id="104" w:author="Tara Barwick" w:date="2023-08-04T10:43:00Z">
        <w:r w:rsidR="00F107CD">
          <w:rPr>
            <w:rFonts w:asciiTheme="majorHAnsi" w:hAnsiTheme="majorHAnsi" w:cstheme="majorHAnsi"/>
            <w:sz w:val="22"/>
            <w:szCs w:val="22"/>
          </w:rPr>
          <w:t>g</w:t>
        </w:r>
      </w:ins>
      <w:ins w:id="105" w:author="Tara Barwick" w:date="2023-08-04T10:42:00Z">
        <w:r w:rsidR="00F107CD" w:rsidRPr="005503B4">
          <w:rPr>
            <w:rFonts w:asciiTheme="majorHAnsi" w:hAnsiTheme="majorHAnsi" w:cstheme="majorHAnsi"/>
            <w:sz w:val="22"/>
            <w:szCs w:val="22"/>
          </w:rPr>
          <w:t xml:space="preserve"> </w:t>
        </w:r>
      </w:ins>
      <w:r w:rsidRPr="005503B4">
        <w:rPr>
          <w:rFonts w:asciiTheme="majorHAnsi" w:hAnsiTheme="majorHAnsi" w:cstheme="majorHAnsi"/>
          <w:sz w:val="22"/>
          <w:szCs w:val="22"/>
        </w:rPr>
        <w:t>size criteria</w:t>
      </w:r>
      <w:del w:id="106" w:author="Tara Barwick" w:date="2023-08-04T10:43:00Z">
        <w:r w:rsidRPr="005503B4" w:rsidDel="00F107CD">
          <w:rPr>
            <w:rFonts w:asciiTheme="majorHAnsi" w:hAnsiTheme="majorHAnsi" w:cstheme="majorHAnsi"/>
            <w:sz w:val="22"/>
            <w:szCs w:val="22"/>
          </w:rPr>
          <w:delText>, on CT and MRI vary and have been found to be unreliable markers of malignancy. T</w:delText>
        </w:r>
      </w:del>
      <w:ins w:id="107" w:author="Tara Barwick" w:date="2023-08-04T10:43:00Z">
        <w:r w:rsidR="00F107CD">
          <w:rPr>
            <w:rFonts w:asciiTheme="majorHAnsi" w:hAnsiTheme="majorHAnsi" w:cstheme="majorHAnsi"/>
            <w:sz w:val="22"/>
            <w:szCs w:val="22"/>
          </w:rPr>
          <w:t xml:space="preserve"> is limited as </w:t>
        </w:r>
        <w:proofErr w:type="spellStart"/>
        <w:r w:rsidR="00F107CD">
          <w:rPr>
            <w:rFonts w:asciiTheme="majorHAnsi" w:hAnsiTheme="majorHAnsi" w:cstheme="majorHAnsi"/>
            <w:sz w:val="22"/>
            <w:szCs w:val="22"/>
          </w:rPr>
          <w:t>t</w:t>
        </w:r>
      </w:ins>
      <w:r w:rsidRPr="005503B4">
        <w:rPr>
          <w:rFonts w:asciiTheme="majorHAnsi" w:hAnsiTheme="majorHAnsi" w:cstheme="majorHAnsi"/>
          <w:sz w:val="22"/>
          <w:szCs w:val="22"/>
        </w:rPr>
        <w:t>umour</w:t>
      </w:r>
      <w:proofErr w:type="spellEnd"/>
      <w:r w:rsidRPr="005503B4">
        <w:rPr>
          <w:rFonts w:asciiTheme="majorHAnsi" w:hAnsiTheme="majorHAnsi" w:cstheme="majorHAnsi"/>
          <w:sz w:val="22"/>
          <w:szCs w:val="22"/>
        </w:rPr>
        <w:t xml:space="preserve"> may have spread to non-enlarged nodes (</w:t>
      </w:r>
      <w:proofErr w:type="spellStart"/>
      <w:r w:rsidRPr="005503B4">
        <w:rPr>
          <w:rFonts w:asciiTheme="majorHAnsi" w:hAnsiTheme="majorHAnsi" w:cstheme="majorHAnsi"/>
          <w:sz w:val="22"/>
          <w:szCs w:val="22"/>
        </w:rPr>
        <w:t>micrometastases</w:t>
      </w:r>
      <w:proofErr w:type="spellEnd"/>
      <w:r w:rsidRPr="005503B4">
        <w:rPr>
          <w:rFonts w:asciiTheme="majorHAnsi" w:hAnsiTheme="majorHAnsi" w:cstheme="majorHAnsi"/>
          <w:sz w:val="22"/>
          <w:szCs w:val="22"/>
        </w:rPr>
        <w:t xml:space="preserve">) and nodes can enlarge due to benign conditions. Functional imaging techniques </w:t>
      </w:r>
      <w:del w:id="108" w:author="Tara Barwick" w:date="2023-08-04T14:32:00Z">
        <w:r w:rsidRPr="005503B4" w:rsidDel="006F7CF2">
          <w:rPr>
            <w:rFonts w:asciiTheme="majorHAnsi" w:hAnsiTheme="majorHAnsi" w:cstheme="majorHAnsi"/>
            <w:sz w:val="22"/>
            <w:szCs w:val="22"/>
          </w:rPr>
          <w:delText>that can</w:delText>
        </w:r>
      </w:del>
      <w:ins w:id="109" w:author="Tara Barwick" w:date="2023-08-04T14:32:00Z">
        <w:r w:rsidR="006F7CF2">
          <w:rPr>
            <w:rFonts w:asciiTheme="majorHAnsi" w:hAnsiTheme="majorHAnsi" w:cstheme="majorHAnsi"/>
            <w:sz w:val="22"/>
            <w:szCs w:val="22"/>
          </w:rPr>
          <w:t>which</w:t>
        </w:r>
      </w:ins>
      <w:r w:rsidRPr="005503B4">
        <w:rPr>
          <w:rFonts w:asciiTheme="majorHAnsi" w:hAnsiTheme="majorHAnsi" w:cstheme="majorHAnsi"/>
          <w:sz w:val="22"/>
          <w:szCs w:val="22"/>
        </w:rPr>
        <w:t xml:space="preserve"> detect changes in the microenvironment and metabolic properties of tissues pose an alternative strategy for diagnosis of lymph node status.</w:t>
      </w:r>
      <w:r w:rsidRPr="005503B4">
        <w:rPr>
          <w:rFonts w:asciiTheme="majorHAnsi" w:hAnsiTheme="majorHAnsi" w:cstheme="majorHAnsi"/>
          <w:sz w:val="22"/>
          <w:szCs w:val="22"/>
        </w:rPr>
        <w:br/>
        <w:t xml:space="preserve">Integrated positron emission tomography/computed tomography (PET/CT) with </w:t>
      </w:r>
      <w:r w:rsidRPr="005503B4">
        <w:rPr>
          <w:rFonts w:asciiTheme="majorHAnsi" w:hAnsiTheme="majorHAnsi" w:cstheme="majorHAnsi"/>
          <w:sz w:val="22"/>
          <w:szCs w:val="22"/>
          <w:vertAlign w:val="superscript"/>
        </w:rPr>
        <w:t>18</w:t>
      </w:r>
      <w:r w:rsidRPr="005503B4">
        <w:rPr>
          <w:rFonts w:asciiTheme="majorHAnsi" w:hAnsiTheme="majorHAnsi" w:cstheme="majorHAnsi"/>
          <w:sz w:val="22"/>
          <w:szCs w:val="22"/>
        </w:rPr>
        <w:t>F-fluoro-2-deoxy-D-glucose (</w:t>
      </w:r>
      <w:r w:rsidRPr="005503B4">
        <w:rPr>
          <w:rFonts w:asciiTheme="majorHAnsi" w:hAnsiTheme="majorHAnsi" w:cstheme="majorHAnsi"/>
          <w:sz w:val="22"/>
          <w:szCs w:val="22"/>
          <w:vertAlign w:val="superscript"/>
        </w:rPr>
        <w:t>18</w:t>
      </w:r>
      <w:r w:rsidRPr="005503B4">
        <w:rPr>
          <w:rFonts w:asciiTheme="majorHAnsi" w:hAnsiTheme="majorHAnsi" w:cstheme="majorHAnsi"/>
          <w:sz w:val="22"/>
          <w:szCs w:val="22"/>
        </w:rPr>
        <w:t xml:space="preserve">F-FDG), a glucose analogue, allows combined anatomical and functional imaging. </w:t>
      </w:r>
      <w:ins w:id="110" w:author="Tara Barwick" w:date="2023-08-04T13:34:00Z">
        <w:r w:rsidR="00113855">
          <w:rPr>
            <w:rFonts w:asciiTheme="majorHAnsi" w:hAnsiTheme="majorHAnsi" w:cstheme="majorHAnsi"/>
            <w:sz w:val="22"/>
            <w:szCs w:val="22"/>
          </w:rPr>
          <w:t>FDG PET/CT has an established role in staging of locally advanced cervica</w:t>
        </w:r>
      </w:ins>
      <w:ins w:id="111" w:author="Tara Barwick" w:date="2023-08-04T13:35:00Z">
        <w:r w:rsidR="00113855">
          <w:rPr>
            <w:rFonts w:asciiTheme="majorHAnsi" w:hAnsiTheme="majorHAnsi" w:cstheme="majorHAnsi"/>
            <w:sz w:val="22"/>
            <w:szCs w:val="22"/>
          </w:rPr>
          <w:t>l cancers but its role in endometrial cancer</w:t>
        </w:r>
      </w:ins>
      <w:ins w:id="112" w:author="Tara Barwick" w:date="2023-08-04T13:36:00Z">
        <w:r w:rsidR="00113855">
          <w:rPr>
            <w:rFonts w:asciiTheme="majorHAnsi" w:hAnsiTheme="majorHAnsi" w:cstheme="majorHAnsi"/>
            <w:sz w:val="22"/>
            <w:szCs w:val="22"/>
          </w:rPr>
          <w:t xml:space="preserve"> is not so clear (</w:t>
        </w:r>
        <w:commentRangeStart w:id="113"/>
        <w:r w:rsidR="00113855">
          <w:rPr>
            <w:rFonts w:asciiTheme="majorHAnsi" w:hAnsiTheme="majorHAnsi" w:cstheme="majorHAnsi"/>
            <w:sz w:val="22"/>
            <w:szCs w:val="22"/>
          </w:rPr>
          <w:t>Refs</w:t>
        </w:r>
      </w:ins>
      <w:commentRangeEnd w:id="113"/>
      <w:ins w:id="114" w:author="Tara Barwick" w:date="2023-08-04T14:05:00Z">
        <w:r w:rsidR="00BA7E0D">
          <w:rPr>
            <w:rStyle w:val="CommentReference"/>
          </w:rPr>
          <w:commentReference w:id="113"/>
        </w:r>
      </w:ins>
      <w:ins w:id="115" w:author="Tara Barwick" w:date="2023-08-04T13:36:00Z">
        <w:r w:rsidR="00113855">
          <w:rPr>
            <w:rFonts w:asciiTheme="majorHAnsi" w:hAnsiTheme="majorHAnsi" w:cstheme="majorHAnsi"/>
            <w:sz w:val="22"/>
            <w:szCs w:val="22"/>
          </w:rPr>
          <w:t>).</w:t>
        </w:r>
      </w:ins>
      <w:del w:id="116" w:author="Tara Barwick" w:date="2023-08-04T13:36:00Z">
        <w:r w:rsidRPr="005503B4" w:rsidDel="00113855">
          <w:rPr>
            <w:rFonts w:asciiTheme="majorHAnsi" w:hAnsiTheme="majorHAnsi" w:cstheme="majorHAnsi"/>
            <w:sz w:val="22"/>
            <w:szCs w:val="22"/>
          </w:rPr>
          <w:delText xml:space="preserve">Visual diagnosis of nodal status in endometrial and cervical using FDG-PET has been evaluated in </w:delText>
        </w:r>
      </w:del>
      <w:del w:id="117" w:author="Tara Barwick" w:date="2023-08-04T12:04:00Z">
        <w:r w:rsidRPr="005503B4" w:rsidDel="0085582B">
          <w:rPr>
            <w:rFonts w:asciiTheme="majorHAnsi" w:hAnsiTheme="majorHAnsi" w:cstheme="majorHAnsi"/>
            <w:sz w:val="22"/>
            <w:szCs w:val="22"/>
          </w:rPr>
          <w:delText>a number of small</w:delText>
        </w:r>
      </w:del>
      <w:del w:id="118" w:author="Tara Barwick" w:date="2023-08-04T13:36:00Z">
        <w:r w:rsidRPr="005503B4" w:rsidDel="00113855">
          <w:rPr>
            <w:rFonts w:asciiTheme="majorHAnsi" w:hAnsiTheme="majorHAnsi" w:cstheme="majorHAnsi"/>
            <w:sz w:val="22"/>
            <w:szCs w:val="22"/>
          </w:rPr>
          <w:delText>, mainly retrospective, clinical trials</w:delText>
        </w:r>
      </w:del>
      <w:r w:rsidRPr="005503B4">
        <w:rPr>
          <w:rFonts w:asciiTheme="majorHAnsi" w:hAnsiTheme="majorHAnsi" w:cstheme="majorHAnsi"/>
          <w:sz w:val="22"/>
          <w:szCs w:val="22"/>
        </w:rPr>
        <w:t xml:space="preserve">. </w:t>
      </w:r>
      <w:ins w:id="119" w:author="Tara Barwick" w:date="2023-08-04T13:36:00Z">
        <w:r w:rsidR="00113855">
          <w:rPr>
            <w:rFonts w:asciiTheme="majorHAnsi" w:hAnsiTheme="majorHAnsi" w:cstheme="majorHAnsi"/>
            <w:sz w:val="22"/>
            <w:szCs w:val="22"/>
          </w:rPr>
          <w:t>In general</w:t>
        </w:r>
      </w:ins>
      <w:ins w:id="120" w:author="Tara Barwick" w:date="2023-08-04T13:40:00Z">
        <w:r w:rsidR="00C85A46">
          <w:rPr>
            <w:rFonts w:asciiTheme="majorHAnsi" w:hAnsiTheme="majorHAnsi" w:cstheme="majorHAnsi"/>
            <w:sz w:val="22"/>
            <w:szCs w:val="22"/>
          </w:rPr>
          <w:t>,</w:t>
        </w:r>
      </w:ins>
      <w:ins w:id="121" w:author="Tara Barwick" w:date="2023-08-04T13:36:00Z">
        <w:r w:rsidR="00113855">
          <w:rPr>
            <w:rFonts w:asciiTheme="majorHAnsi" w:hAnsiTheme="majorHAnsi" w:cstheme="majorHAnsi"/>
            <w:sz w:val="22"/>
            <w:szCs w:val="22"/>
          </w:rPr>
          <w:t xml:space="preserve"> </w:t>
        </w:r>
      </w:ins>
      <w:ins w:id="122" w:author="Tara Barwick" w:date="2023-08-04T13:37:00Z">
        <w:r w:rsidR="00113855">
          <w:rPr>
            <w:rFonts w:asciiTheme="majorHAnsi" w:hAnsiTheme="majorHAnsi" w:cstheme="majorHAnsi"/>
            <w:sz w:val="22"/>
            <w:szCs w:val="22"/>
          </w:rPr>
          <w:t>FDG PET/CT for nodal s</w:t>
        </w:r>
      </w:ins>
      <w:ins w:id="123" w:author="Tara Barwick" w:date="2023-08-04T13:38:00Z">
        <w:r w:rsidR="00113855">
          <w:rPr>
            <w:rFonts w:asciiTheme="majorHAnsi" w:hAnsiTheme="majorHAnsi" w:cstheme="majorHAnsi"/>
            <w:sz w:val="22"/>
            <w:szCs w:val="22"/>
          </w:rPr>
          <w:t>ta</w:t>
        </w:r>
      </w:ins>
      <w:ins w:id="124" w:author="Tara Barwick" w:date="2023-08-04T13:37:00Z">
        <w:r w:rsidR="00113855">
          <w:rPr>
            <w:rFonts w:asciiTheme="majorHAnsi" w:hAnsiTheme="majorHAnsi" w:cstheme="majorHAnsi"/>
            <w:sz w:val="22"/>
            <w:szCs w:val="22"/>
          </w:rPr>
          <w:t xml:space="preserve">ging of </w:t>
        </w:r>
      </w:ins>
      <w:ins w:id="125" w:author="Tara Barwick" w:date="2023-08-04T13:38:00Z">
        <w:r w:rsidR="00113855">
          <w:rPr>
            <w:rFonts w:asciiTheme="majorHAnsi" w:hAnsiTheme="majorHAnsi" w:cstheme="majorHAnsi"/>
            <w:sz w:val="22"/>
            <w:szCs w:val="22"/>
          </w:rPr>
          <w:t xml:space="preserve">cervical and endometrial cancers </w:t>
        </w:r>
      </w:ins>
      <w:ins w:id="126" w:author="Tara Barwick" w:date="2023-08-04T13:37:00Z">
        <w:r w:rsidR="00113855">
          <w:rPr>
            <w:rFonts w:asciiTheme="majorHAnsi" w:hAnsiTheme="majorHAnsi" w:cstheme="majorHAnsi"/>
            <w:sz w:val="22"/>
            <w:szCs w:val="22"/>
          </w:rPr>
          <w:t xml:space="preserve">has high specificity </w:t>
        </w:r>
      </w:ins>
      <w:ins w:id="127" w:author="Tara Barwick" w:date="2023-08-04T13:38:00Z">
        <w:r w:rsidR="00113855" w:rsidRPr="005503B4">
          <w:rPr>
            <w:rFonts w:asciiTheme="majorHAnsi" w:hAnsiTheme="majorHAnsi" w:cstheme="majorHAnsi"/>
            <w:sz w:val="22"/>
            <w:szCs w:val="22"/>
          </w:rPr>
          <w:t>(93%-97%)</w:t>
        </w:r>
        <w:r w:rsidR="00113855">
          <w:rPr>
            <w:rFonts w:asciiTheme="majorHAnsi" w:hAnsiTheme="majorHAnsi" w:cstheme="majorHAnsi"/>
            <w:sz w:val="22"/>
            <w:szCs w:val="22"/>
          </w:rPr>
          <w:t xml:space="preserve"> but</w:t>
        </w:r>
      </w:ins>
      <w:ins w:id="128" w:author="Tara Barwick" w:date="2023-08-04T13:39:00Z">
        <w:r w:rsidR="00C85A46">
          <w:rPr>
            <w:rFonts w:asciiTheme="majorHAnsi" w:hAnsiTheme="majorHAnsi" w:cstheme="majorHAnsi"/>
            <w:sz w:val="22"/>
            <w:szCs w:val="22"/>
          </w:rPr>
          <w:t xml:space="preserve"> lower</w:t>
        </w:r>
      </w:ins>
      <w:ins w:id="129" w:author="Tara Barwick" w:date="2023-08-04T13:38:00Z">
        <w:r w:rsidR="00113855">
          <w:rPr>
            <w:rFonts w:asciiTheme="majorHAnsi" w:hAnsiTheme="majorHAnsi" w:cstheme="majorHAnsi"/>
            <w:sz w:val="22"/>
            <w:szCs w:val="22"/>
          </w:rPr>
          <w:t xml:space="preserve"> </w:t>
        </w:r>
      </w:ins>
      <w:del w:id="130" w:author="Tara Barwick" w:date="2023-08-04T13:38:00Z">
        <w:r w:rsidRPr="005503B4" w:rsidDel="00113855">
          <w:rPr>
            <w:rFonts w:asciiTheme="majorHAnsi" w:hAnsiTheme="majorHAnsi" w:cstheme="majorHAnsi"/>
            <w:sz w:val="22"/>
            <w:szCs w:val="22"/>
          </w:rPr>
          <w:delText>Reported</w:delText>
        </w:r>
      </w:del>
      <w:r w:rsidRPr="005503B4">
        <w:rPr>
          <w:rFonts w:asciiTheme="majorHAnsi" w:hAnsiTheme="majorHAnsi" w:cstheme="majorHAnsi"/>
          <w:sz w:val="22"/>
          <w:szCs w:val="22"/>
        </w:rPr>
        <w:t xml:space="preserve"> sensitivi</w:t>
      </w:r>
      <w:ins w:id="131" w:author="Tara Barwick" w:date="2023-08-04T13:39:00Z">
        <w:r w:rsidR="00C85A46">
          <w:rPr>
            <w:rFonts w:asciiTheme="majorHAnsi" w:hAnsiTheme="majorHAnsi" w:cstheme="majorHAnsi"/>
            <w:sz w:val="22"/>
            <w:szCs w:val="22"/>
          </w:rPr>
          <w:t>ty</w:t>
        </w:r>
      </w:ins>
      <w:ins w:id="132" w:author="Tara Barwick" w:date="2023-08-04T13:40:00Z">
        <w:r w:rsidR="00C85A46">
          <w:rPr>
            <w:rFonts w:asciiTheme="majorHAnsi" w:hAnsiTheme="majorHAnsi" w:cstheme="majorHAnsi"/>
            <w:sz w:val="22"/>
            <w:szCs w:val="22"/>
          </w:rPr>
          <w:t xml:space="preserve"> particularly in early stage disease</w:t>
        </w:r>
      </w:ins>
      <w:ins w:id="133" w:author="Tara Barwick" w:date="2023-08-04T13:39:00Z">
        <w:r w:rsidR="00C85A46">
          <w:rPr>
            <w:rFonts w:asciiTheme="majorHAnsi" w:hAnsiTheme="majorHAnsi" w:cstheme="majorHAnsi"/>
            <w:sz w:val="22"/>
            <w:szCs w:val="22"/>
          </w:rPr>
          <w:t xml:space="preserve"> </w:t>
        </w:r>
      </w:ins>
      <w:ins w:id="134" w:author="Tara Barwick" w:date="2023-08-04T14:35:00Z">
        <w:r w:rsidR="006F7CF2">
          <w:rPr>
            <w:rFonts w:asciiTheme="majorHAnsi" w:hAnsiTheme="majorHAnsi" w:cstheme="majorHAnsi"/>
            <w:sz w:val="22"/>
            <w:szCs w:val="22"/>
          </w:rPr>
          <w:t>(</w:t>
        </w:r>
        <w:commentRangeStart w:id="135"/>
        <w:r w:rsidR="006F7CF2">
          <w:rPr>
            <w:rFonts w:asciiTheme="majorHAnsi" w:hAnsiTheme="majorHAnsi" w:cstheme="majorHAnsi"/>
            <w:sz w:val="22"/>
            <w:szCs w:val="22"/>
          </w:rPr>
          <w:t>ref</w:t>
        </w:r>
        <w:commentRangeEnd w:id="135"/>
        <w:r w:rsidR="006F7CF2">
          <w:rPr>
            <w:rStyle w:val="CommentReference"/>
          </w:rPr>
          <w:commentReference w:id="135"/>
        </w:r>
        <w:r w:rsidR="006F7CF2">
          <w:rPr>
            <w:rFonts w:asciiTheme="majorHAnsi" w:hAnsiTheme="majorHAnsi" w:cstheme="majorHAnsi"/>
            <w:sz w:val="22"/>
            <w:szCs w:val="22"/>
          </w:rPr>
          <w:t xml:space="preserve">). </w:t>
        </w:r>
      </w:ins>
      <w:del w:id="136" w:author="Tara Barwick" w:date="2023-08-04T13:39:00Z">
        <w:r w:rsidRPr="005503B4" w:rsidDel="00C85A46">
          <w:rPr>
            <w:rFonts w:asciiTheme="majorHAnsi" w:hAnsiTheme="majorHAnsi" w:cstheme="majorHAnsi"/>
            <w:sz w:val="22"/>
            <w:szCs w:val="22"/>
          </w:rPr>
          <w:delText xml:space="preserve">ties of </w:delText>
        </w:r>
        <w:r w:rsidRPr="005503B4" w:rsidDel="00113855">
          <w:rPr>
            <w:rFonts w:asciiTheme="majorHAnsi" w:hAnsiTheme="majorHAnsi" w:cstheme="majorHAnsi"/>
            <w:sz w:val="22"/>
            <w:szCs w:val="22"/>
          </w:rPr>
          <w:delText xml:space="preserve">FDG-PET/CT for nodal involvement </w:delText>
        </w:r>
        <w:r w:rsidRPr="005503B4" w:rsidDel="00C85A46">
          <w:rPr>
            <w:rFonts w:asciiTheme="majorHAnsi" w:hAnsiTheme="majorHAnsi" w:cstheme="majorHAnsi"/>
            <w:sz w:val="22"/>
            <w:szCs w:val="22"/>
          </w:rPr>
          <w:delText xml:space="preserve">are heterogeneous (63%-80%) </w:delText>
        </w:r>
        <w:r w:rsidRPr="005503B4" w:rsidDel="00113855">
          <w:rPr>
            <w:rFonts w:asciiTheme="majorHAnsi" w:hAnsiTheme="majorHAnsi" w:cstheme="majorHAnsi"/>
            <w:sz w:val="22"/>
            <w:szCs w:val="22"/>
          </w:rPr>
          <w:delText xml:space="preserve">whilst specificities are high </w:delText>
        </w:r>
      </w:del>
      <w:del w:id="137" w:author="Tara Barwick" w:date="2023-08-04T13:38:00Z">
        <w:r w:rsidRPr="005503B4" w:rsidDel="00113855">
          <w:rPr>
            <w:rFonts w:asciiTheme="majorHAnsi" w:hAnsiTheme="majorHAnsi" w:cstheme="majorHAnsi"/>
            <w:sz w:val="22"/>
            <w:szCs w:val="22"/>
          </w:rPr>
          <w:delText xml:space="preserve">(93%-97%). </w:delText>
        </w:r>
      </w:del>
      <w:del w:id="138" w:author="Tara Barwick" w:date="2023-08-04T13:40:00Z">
        <w:r w:rsidRPr="005503B4" w:rsidDel="00C85A46">
          <w:rPr>
            <w:rFonts w:asciiTheme="majorHAnsi" w:hAnsiTheme="majorHAnsi" w:cstheme="majorHAnsi"/>
            <w:sz w:val="22"/>
            <w:szCs w:val="22"/>
          </w:rPr>
          <w:delText>Low sensitivity of FDG-PET/CT is considered to be the main limitation of the imaging modality due to the limited spatial resolution of PET imaging</w:delText>
        </w:r>
      </w:del>
      <w:r w:rsidRPr="005503B4">
        <w:rPr>
          <w:rFonts w:asciiTheme="majorHAnsi" w:hAnsiTheme="majorHAnsi" w:cstheme="majorHAnsi"/>
          <w:sz w:val="22"/>
          <w:szCs w:val="22"/>
        </w:rPr>
        <w:t>.</w:t>
      </w:r>
      <w:r w:rsidRPr="005503B4">
        <w:rPr>
          <w:rFonts w:asciiTheme="majorHAnsi" w:hAnsiTheme="majorHAnsi" w:cstheme="majorHAnsi"/>
          <w:sz w:val="22"/>
          <w:szCs w:val="22"/>
        </w:rPr>
        <w:br/>
        <w:t xml:space="preserve">Maximum </w:t>
      </w:r>
      <w:proofErr w:type="spellStart"/>
      <w:r w:rsidRPr="005503B4">
        <w:rPr>
          <w:rFonts w:asciiTheme="majorHAnsi" w:hAnsiTheme="majorHAnsi" w:cstheme="majorHAnsi"/>
          <w:sz w:val="22"/>
          <w:szCs w:val="22"/>
        </w:rPr>
        <w:t>standardised</w:t>
      </w:r>
      <w:proofErr w:type="spellEnd"/>
      <w:r w:rsidRPr="005503B4">
        <w:rPr>
          <w:rFonts w:asciiTheme="majorHAnsi" w:hAnsiTheme="majorHAnsi" w:cstheme="majorHAnsi"/>
          <w:sz w:val="22"/>
          <w:szCs w:val="22"/>
        </w:rPr>
        <w:t xml:space="preserve"> uptake value (</w:t>
      </w:r>
      <w:proofErr w:type="spellStart"/>
      <w:r w:rsidRPr="005503B4">
        <w:rPr>
          <w:rFonts w:asciiTheme="majorHAnsi" w:hAnsiTheme="majorHAnsi" w:cstheme="majorHAnsi"/>
          <w:sz w:val="22"/>
          <w:szCs w:val="22"/>
        </w:rPr>
        <w:t>SUV</w:t>
      </w:r>
      <w:r w:rsidRPr="00A801DA">
        <w:rPr>
          <w:rFonts w:asciiTheme="majorHAnsi" w:hAnsiTheme="majorHAnsi" w:cstheme="majorHAnsi"/>
          <w:sz w:val="22"/>
          <w:szCs w:val="22"/>
          <w:vertAlign w:val="subscript"/>
        </w:rPr>
        <w:t>max</w:t>
      </w:r>
      <w:proofErr w:type="spellEnd"/>
      <w:r w:rsidRPr="005503B4">
        <w:rPr>
          <w:rFonts w:asciiTheme="majorHAnsi" w:hAnsiTheme="majorHAnsi" w:cstheme="majorHAnsi"/>
          <w:sz w:val="22"/>
          <w:szCs w:val="22"/>
        </w:rPr>
        <w:t xml:space="preserve">) is a semi-quantitative measure derived from </w:t>
      </w:r>
      <w:del w:id="139" w:author="Tara Barwick" w:date="2023-08-04T10:33:00Z">
        <w:r w:rsidRPr="005503B4" w:rsidDel="00A801DA">
          <w:rPr>
            <w:rFonts w:asciiTheme="majorHAnsi" w:hAnsiTheme="majorHAnsi" w:cstheme="majorHAnsi"/>
            <w:sz w:val="22"/>
            <w:szCs w:val="22"/>
          </w:rPr>
          <w:delText>FDG-</w:delText>
        </w:r>
      </w:del>
      <w:r w:rsidRPr="005503B4">
        <w:rPr>
          <w:rFonts w:asciiTheme="majorHAnsi" w:hAnsiTheme="majorHAnsi" w:cstheme="majorHAnsi"/>
          <w:sz w:val="22"/>
          <w:szCs w:val="22"/>
        </w:rPr>
        <w:t xml:space="preserve">PET/CT </w:t>
      </w:r>
      <w:del w:id="140" w:author="Tara Barwick" w:date="2023-08-04T10:33:00Z">
        <w:r w:rsidRPr="005503B4" w:rsidDel="00A801DA">
          <w:rPr>
            <w:rFonts w:asciiTheme="majorHAnsi" w:hAnsiTheme="majorHAnsi" w:cstheme="majorHAnsi"/>
            <w:sz w:val="22"/>
            <w:szCs w:val="22"/>
          </w:rPr>
          <w:delText xml:space="preserve">scans </w:delText>
        </w:r>
      </w:del>
      <w:ins w:id="141" w:author="Tara Barwick" w:date="2023-08-04T10:33:00Z">
        <w:r w:rsidR="00A801DA">
          <w:rPr>
            <w:rFonts w:asciiTheme="majorHAnsi" w:hAnsiTheme="majorHAnsi" w:cstheme="majorHAnsi"/>
            <w:sz w:val="22"/>
            <w:szCs w:val="22"/>
          </w:rPr>
          <w:t>imaging</w:t>
        </w:r>
        <w:r w:rsidR="00A801DA" w:rsidRPr="005503B4">
          <w:rPr>
            <w:rFonts w:asciiTheme="majorHAnsi" w:hAnsiTheme="majorHAnsi" w:cstheme="majorHAnsi"/>
            <w:sz w:val="22"/>
            <w:szCs w:val="22"/>
          </w:rPr>
          <w:t xml:space="preserve"> </w:t>
        </w:r>
      </w:ins>
      <w:r w:rsidRPr="005503B4">
        <w:rPr>
          <w:rFonts w:asciiTheme="majorHAnsi" w:hAnsiTheme="majorHAnsi" w:cstheme="majorHAnsi"/>
          <w:sz w:val="22"/>
          <w:szCs w:val="22"/>
        </w:rPr>
        <w:t xml:space="preserve">that </w:t>
      </w:r>
      <w:del w:id="142" w:author="Tara Barwick" w:date="2023-08-04T10:33:00Z">
        <w:r w:rsidRPr="005503B4" w:rsidDel="00A801DA">
          <w:rPr>
            <w:rFonts w:asciiTheme="majorHAnsi" w:hAnsiTheme="majorHAnsi" w:cstheme="majorHAnsi"/>
            <w:sz w:val="22"/>
            <w:szCs w:val="22"/>
          </w:rPr>
          <w:delText>represents relative glucose</w:delText>
        </w:r>
      </w:del>
      <w:ins w:id="143" w:author="Tara Barwick" w:date="2023-08-04T10:33:00Z">
        <w:r w:rsidR="00A801DA">
          <w:rPr>
            <w:rFonts w:asciiTheme="majorHAnsi" w:hAnsiTheme="majorHAnsi" w:cstheme="majorHAnsi"/>
            <w:sz w:val="22"/>
            <w:szCs w:val="22"/>
          </w:rPr>
          <w:t>the level of tracer</w:t>
        </w:r>
      </w:ins>
      <w:r w:rsidRPr="005503B4">
        <w:rPr>
          <w:rFonts w:asciiTheme="majorHAnsi" w:hAnsiTheme="majorHAnsi" w:cstheme="majorHAnsi"/>
          <w:sz w:val="22"/>
          <w:szCs w:val="22"/>
        </w:rPr>
        <w:t xml:space="preserve"> uptake in tissues. </w:t>
      </w:r>
      <w:del w:id="144" w:author="Tara Barwick" w:date="2023-08-04T10:31:00Z">
        <w:r w:rsidRPr="005503B4" w:rsidDel="00A801DA">
          <w:rPr>
            <w:rFonts w:asciiTheme="majorHAnsi" w:hAnsiTheme="majorHAnsi" w:cstheme="majorHAnsi"/>
            <w:sz w:val="22"/>
            <w:szCs w:val="22"/>
          </w:rPr>
          <w:delText>SUV</w:delText>
        </w:r>
        <w:r w:rsidRPr="00A801DA" w:rsidDel="00A801DA">
          <w:rPr>
            <w:rFonts w:asciiTheme="majorHAnsi" w:hAnsiTheme="majorHAnsi" w:cstheme="majorHAnsi"/>
            <w:sz w:val="22"/>
            <w:szCs w:val="22"/>
            <w:vertAlign w:val="subscript"/>
            <w:rPrChange w:id="145" w:author="Tara Barwick" w:date="2023-08-04T10:31:00Z">
              <w:rPr>
                <w:rFonts w:asciiTheme="majorHAnsi" w:hAnsiTheme="majorHAnsi" w:cstheme="majorHAnsi"/>
                <w:sz w:val="22"/>
                <w:szCs w:val="22"/>
              </w:rPr>
            </w:rPrChange>
          </w:rPr>
          <w:delText xml:space="preserve">max </w:delText>
        </w:r>
        <w:r w:rsidRPr="005503B4" w:rsidDel="00A801DA">
          <w:rPr>
            <w:rFonts w:asciiTheme="majorHAnsi" w:hAnsiTheme="majorHAnsi" w:cstheme="majorHAnsi"/>
            <w:sz w:val="22"/>
            <w:szCs w:val="22"/>
          </w:rPr>
          <w:delText>of the p</w:delText>
        </w:r>
      </w:del>
      <w:ins w:id="146" w:author="Tara Barwick" w:date="2023-08-04T10:31:00Z">
        <w:r w:rsidR="00A801DA">
          <w:rPr>
            <w:rFonts w:asciiTheme="majorHAnsi" w:hAnsiTheme="majorHAnsi" w:cstheme="majorHAnsi"/>
            <w:sz w:val="22"/>
            <w:szCs w:val="22"/>
          </w:rPr>
          <w:t>P</w:t>
        </w:r>
      </w:ins>
      <w:r w:rsidRPr="005503B4">
        <w:rPr>
          <w:rFonts w:asciiTheme="majorHAnsi" w:hAnsiTheme="majorHAnsi" w:cstheme="majorHAnsi"/>
          <w:sz w:val="22"/>
          <w:szCs w:val="22"/>
        </w:rPr>
        <w:t xml:space="preserve">rimary </w:t>
      </w:r>
      <w:proofErr w:type="spellStart"/>
      <w:r w:rsidRPr="005503B4">
        <w:rPr>
          <w:rFonts w:asciiTheme="majorHAnsi" w:hAnsiTheme="majorHAnsi" w:cstheme="majorHAnsi"/>
          <w:sz w:val="22"/>
          <w:szCs w:val="22"/>
        </w:rPr>
        <w:t>tumour</w:t>
      </w:r>
      <w:proofErr w:type="spellEnd"/>
      <w:r w:rsidRPr="005503B4">
        <w:rPr>
          <w:rFonts w:asciiTheme="majorHAnsi" w:hAnsiTheme="majorHAnsi" w:cstheme="majorHAnsi"/>
          <w:sz w:val="22"/>
          <w:szCs w:val="22"/>
        </w:rPr>
        <w:t xml:space="preserve"> </w:t>
      </w:r>
      <w:proofErr w:type="spellStart"/>
      <w:ins w:id="147" w:author="Tara Barwick" w:date="2023-08-04T10:31:00Z">
        <w:r w:rsidR="00A801DA" w:rsidRPr="005503B4">
          <w:rPr>
            <w:rFonts w:asciiTheme="majorHAnsi" w:hAnsiTheme="majorHAnsi" w:cstheme="majorHAnsi"/>
            <w:sz w:val="22"/>
            <w:szCs w:val="22"/>
          </w:rPr>
          <w:t>SUV</w:t>
        </w:r>
        <w:r w:rsidR="00A801DA" w:rsidRPr="005B57C5">
          <w:rPr>
            <w:rFonts w:asciiTheme="majorHAnsi" w:hAnsiTheme="majorHAnsi" w:cstheme="majorHAnsi"/>
            <w:sz w:val="22"/>
            <w:szCs w:val="22"/>
            <w:vertAlign w:val="subscript"/>
          </w:rPr>
          <w:t>max</w:t>
        </w:r>
        <w:proofErr w:type="spellEnd"/>
        <w:r w:rsidR="00A801DA" w:rsidRPr="005B57C5">
          <w:rPr>
            <w:rFonts w:asciiTheme="majorHAnsi" w:hAnsiTheme="majorHAnsi" w:cstheme="majorHAnsi"/>
            <w:sz w:val="22"/>
            <w:szCs w:val="22"/>
            <w:vertAlign w:val="subscript"/>
          </w:rPr>
          <w:t xml:space="preserve"> </w:t>
        </w:r>
      </w:ins>
      <w:commentRangeStart w:id="148"/>
      <w:r w:rsidRPr="005503B4">
        <w:rPr>
          <w:rFonts w:asciiTheme="majorHAnsi" w:hAnsiTheme="majorHAnsi" w:cstheme="majorHAnsi"/>
          <w:sz w:val="22"/>
          <w:szCs w:val="22"/>
        </w:rPr>
        <w:t>has been shown to be higher in patients with higher grade endometrial cancer, myometrial invasion, cervical invasion, and lymph node metastasis</w:t>
      </w:r>
      <w:commentRangeEnd w:id="148"/>
      <w:r w:rsidR="00F107CD">
        <w:rPr>
          <w:rStyle w:val="CommentReference"/>
        </w:rPr>
        <w:commentReference w:id="148"/>
      </w:r>
      <w:r w:rsidRPr="005503B4">
        <w:rPr>
          <w:rFonts w:asciiTheme="majorHAnsi" w:hAnsiTheme="majorHAnsi" w:cstheme="majorHAnsi"/>
          <w:sz w:val="22"/>
          <w:szCs w:val="22"/>
        </w:rPr>
        <w:t xml:space="preserve">. Reports on the utility of </w:t>
      </w:r>
      <w:proofErr w:type="spellStart"/>
      <w:r w:rsidRPr="005503B4">
        <w:rPr>
          <w:rFonts w:asciiTheme="majorHAnsi" w:hAnsiTheme="majorHAnsi" w:cstheme="majorHAnsi"/>
          <w:sz w:val="22"/>
          <w:szCs w:val="22"/>
        </w:rPr>
        <w:t>SUV</w:t>
      </w:r>
      <w:r w:rsidRPr="00390668">
        <w:rPr>
          <w:rFonts w:asciiTheme="majorHAnsi" w:hAnsiTheme="majorHAnsi" w:cstheme="majorHAnsi"/>
          <w:sz w:val="22"/>
          <w:szCs w:val="22"/>
          <w:vertAlign w:val="subscript"/>
        </w:rPr>
        <w:t>max</w:t>
      </w:r>
      <w:proofErr w:type="spellEnd"/>
      <w:r w:rsidRPr="005503B4">
        <w:rPr>
          <w:rFonts w:asciiTheme="majorHAnsi" w:hAnsiTheme="majorHAnsi" w:cstheme="majorHAnsi"/>
          <w:sz w:val="22"/>
          <w:szCs w:val="22"/>
        </w:rPr>
        <w:t xml:space="preserve"> in the detection of nodal involvement are limited</w:t>
      </w:r>
      <w:del w:id="149" w:author="Tara Barwick" w:date="2023-08-04T10:45:00Z">
        <w:r w:rsidRPr="005503B4" w:rsidDel="00F107CD">
          <w:rPr>
            <w:rFonts w:asciiTheme="majorHAnsi" w:hAnsiTheme="majorHAnsi" w:cstheme="majorHAnsi"/>
            <w:sz w:val="22"/>
            <w:szCs w:val="22"/>
          </w:rPr>
          <w:delText xml:space="preserve"> and most studies to date have used visual assessment of the level of uptake in nodes compared to background</w:delText>
        </w:r>
      </w:del>
      <w:r w:rsidRPr="005503B4">
        <w:rPr>
          <w:rFonts w:asciiTheme="majorHAnsi" w:hAnsiTheme="majorHAnsi" w:cstheme="majorHAnsi"/>
          <w:sz w:val="22"/>
          <w:szCs w:val="22"/>
        </w:rPr>
        <w:t xml:space="preserve">. Kim et al. retrospectively assessed </w:t>
      </w:r>
      <w:proofErr w:type="spellStart"/>
      <w:r w:rsidRPr="005503B4">
        <w:rPr>
          <w:rFonts w:asciiTheme="majorHAnsi" w:hAnsiTheme="majorHAnsi" w:cstheme="majorHAnsi"/>
          <w:sz w:val="22"/>
          <w:szCs w:val="22"/>
        </w:rPr>
        <w:t>SUVmax</w:t>
      </w:r>
      <w:proofErr w:type="spellEnd"/>
      <w:r w:rsidRPr="005503B4">
        <w:rPr>
          <w:rFonts w:asciiTheme="majorHAnsi" w:hAnsiTheme="majorHAnsi" w:cstheme="majorHAnsi"/>
          <w:sz w:val="22"/>
          <w:szCs w:val="22"/>
        </w:rPr>
        <w:t xml:space="preserve"> in histologically confirmed benign and malignant lymph nodes and reported moderate sensitivity (69%) and high specificity (92%) when using an </w:t>
      </w:r>
      <w:proofErr w:type="spellStart"/>
      <w:r w:rsidRPr="005503B4">
        <w:rPr>
          <w:rFonts w:asciiTheme="majorHAnsi" w:hAnsiTheme="majorHAnsi" w:cstheme="majorHAnsi"/>
          <w:sz w:val="22"/>
          <w:szCs w:val="22"/>
        </w:rPr>
        <w:t>SUVmax</w:t>
      </w:r>
      <w:proofErr w:type="spellEnd"/>
      <w:r w:rsidRPr="005503B4">
        <w:rPr>
          <w:rFonts w:asciiTheme="majorHAnsi" w:hAnsiTheme="majorHAnsi" w:cstheme="majorHAnsi"/>
          <w:sz w:val="22"/>
          <w:szCs w:val="22"/>
        </w:rPr>
        <w:t xml:space="preserve"> cut-off of 2.8</w:t>
      </w:r>
      <w:ins w:id="150" w:author="Tara Barwick" w:date="2023-08-04T10:46:00Z">
        <w:r w:rsidR="00F107CD">
          <w:rPr>
            <w:rFonts w:asciiTheme="majorHAnsi" w:hAnsiTheme="majorHAnsi" w:cstheme="majorHAnsi"/>
            <w:sz w:val="22"/>
            <w:szCs w:val="22"/>
          </w:rPr>
          <w:t xml:space="preserve"> (ref)</w:t>
        </w:r>
      </w:ins>
      <w:r w:rsidRPr="005503B4">
        <w:rPr>
          <w:rFonts w:asciiTheme="majorHAnsi" w:hAnsiTheme="majorHAnsi" w:cstheme="majorHAnsi"/>
          <w:sz w:val="22"/>
          <w:szCs w:val="22"/>
        </w:rPr>
        <w:t>.</w:t>
      </w:r>
      <w:r w:rsidRPr="005503B4">
        <w:rPr>
          <w:rFonts w:asciiTheme="majorHAnsi" w:hAnsiTheme="majorHAnsi" w:cstheme="majorHAnsi"/>
          <w:sz w:val="22"/>
          <w:szCs w:val="22"/>
        </w:rPr>
        <w:br/>
        <w:t xml:space="preserve">Diffusion-weighted MRI (DW-MRI) detects changes in the diffusion properties of water in tissues which is primarily influenced by cellular density and </w:t>
      </w:r>
      <w:del w:id="151" w:author="Tara Barwick" w:date="2023-08-04T12:10:00Z">
        <w:r w:rsidRPr="005503B4" w:rsidDel="0085582B">
          <w:rPr>
            <w:rFonts w:asciiTheme="majorHAnsi" w:hAnsiTheme="majorHAnsi" w:cstheme="majorHAnsi"/>
            <w:sz w:val="22"/>
            <w:szCs w:val="22"/>
          </w:rPr>
          <w:delText>the nuclear-to-cytoplasm ratio and can therefore enhance subtle underlying abnormalities in</w:delText>
        </w:r>
      </w:del>
      <w:ins w:id="152" w:author="Tara Barwick" w:date="2023-08-04T12:10:00Z">
        <w:r w:rsidR="0085582B">
          <w:rPr>
            <w:rFonts w:asciiTheme="majorHAnsi" w:hAnsiTheme="majorHAnsi" w:cstheme="majorHAnsi"/>
            <w:sz w:val="22"/>
            <w:szCs w:val="22"/>
          </w:rPr>
          <w:t xml:space="preserve">provides microstructure information regarding </w:t>
        </w:r>
        <w:proofErr w:type="spellStart"/>
        <w:r w:rsidR="0085582B">
          <w:rPr>
            <w:rFonts w:asciiTheme="majorHAnsi" w:hAnsiTheme="majorHAnsi" w:cstheme="majorHAnsi"/>
            <w:sz w:val="22"/>
            <w:szCs w:val="22"/>
          </w:rPr>
          <w:t>tumour</w:t>
        </w:r>
      </w:ins>
      <w:proofErr w:type="spellEnd"/>
      <w:r w:rsidRPr="005503B4">
        <w:rPr>
          <w:rFonts w:asciiTheme="majorHAnsi" w:hAnsiTheme="majorHAnsi" w:cstheme="majorHAnsi"/>
          <w:sz w:val="22"/>
          <w:szCs w:val="22"/>
        </w:rPr>
        <w:t xml:space="preserve"> tissues. </w:t>
      </w:r>
      <w:ins w:id="153" w:author="Tara Barwick" w:date="2023-08-04T12:11:00Z">
        <w:r w:rsidR="0085582B">
          <w:rPr>
            <w:rFonts w:asciiTheme="majorHAnsi" w:hAnsiTheme="majorHAnsi" w:cstheme="majorHAnsi"/>
            <w:sz w:val="22"/>
            <w:szCs w:val="22"/>
          </w:rPr>
          <w:t xml:space="preserve">Metastatic lymph nodes </w:t>
        </w:r>
      </w:ins>
      <w:ins w:id="154" w:author="Tara Barwick" w:date="2023-08-04T14:06:00Z">
        <w:r w:rsidR="00BA7E0D">
          <w:rPr>
            <w:rFonts w:asciiTheme="majorHAnsi" w:hAnsiTheme="majorHAnsi" w:cstheme="majorHAnsi"/>
            <w:sz w:val="22"/>
            <w:szCs w:val="22"/>
          </w:rPr>
          <w:t>are</w:t>
        </w:r>
      </w:ins>
      <w:ins w:id="155" w:author="Tara Barwick" w:date="2023-08-04T12:11:00Z">
        <w:r w:rsidR="0085582B">
          <w:rPr>
            <w:rFonts w:asciiTheme="majorHAnsi" w:hAnsiTheme="majorHAnsi" w:cstheme="majorHAnsi"/>
            <w:sz w:val="22"/>
            <w:szCs w:val="22"/>
          </w:rPr>
          <w:t xml:space="preserve"> expected to have higher cellular density than beni</w:t>
        </w:r>
      </w:ins>
      <w:ins w:id="156" w:author="Tara Barwick" w:date="2023-08-04T12:12:00Z">
        <w:r w:rsidR="0085582B">
          <w:rPr>
            <w:rFonts w:asciiTheme="majorHAnsi" w:hAnsiTheme="majorHAnsi" w:cstheme="majorHAnsi"/>
            <w:sz w:val="22"/>
            <w:szCs w:val="22"/>
          </w:rPr>
          <w:t>gn</w:t>
        </w:r>
      </w:ins>
      <w:ins w:id="157" w:author="Tara Barwick" w:date="2023-08-04T12:11:00Z">
        <w:r w:rsidR="0085582B">
          <w:rPr>
            <w:rFonts w:asciiTheme="majorHAnsi" w:hAnsiTheme="majorHAnsi" w:cstheme="majorHAnsi"/>
            <w:sz w:val="22"/>
            <w:szCs w:val="22"/>
          </w:rPr>
          <w:t xml:space="preserve"> nodes.</w:t>
        </w:r>
      </w:ins>
      <w:del w:id="158" w:author="Tara Barwick" w:date="2023-08-04T12:12:00Z">
        <w:r w:rsidRPr="005503B4" w:rsidDel="0085582B">
          <w:rPr>
            <w:rFonts w:asciiTheme="majorHAnsi" w:hAnsiTheme="majorHAnsi" w:cstheme="majorHAnsi"/>
            <w:sz w:val="22"/>
            <w:szCs w:val="22"/>
          </w:rPr>
          <w:delText xml:space="preserve">DW-MRI is </w:delText>
        </w:r>
      </w:del>
      <w:del w:id="159" w:author="Tara Barwick" w:date="2023-08-04T10:53:00Z">
        <w:r w:rsidRPr="005503B4" w:rsidDel="00F73299">
          <w:rPr>
            <w:rFonts w:asciiTheme="majorHAnsi" w:hAnsiTheme="majorHAnsi" w:cstheme="majorHAnsi"/>
            <w:sz w:val="22"/>
            <w:szCs w:val="22"/>
          </w:rPr>
          <w:delText xml:space="preserve">established for routine use </w:delText>
        </w:r>
      </w:del>
      <w:del w:id="160" w:author="Tara Barwick" w:date="2023-08-04T12:12:00Z">
        <w:r w:rsidRPr="005503B4" w:rsidDel="0085582B">
          <w:rPr>
            <w:rFonts w:asciiTheme="majorHAnsi" w:hAnsiTheme="majorHAnsi" w:cstheme="majorHAnsi"/>
            <w:sz w:val="22"/>
            <w:szCs w:val="22"/>
          </w:rPr>
          <w:delText xml:space="preserve">in endometrial cancer staging </w:delText>
        </w:r>
      </w:del>
      <w:del w:id="161" w:author="Tara Barwick" w:date="2023-08-04T10:53:00Z">
        <w:r w:rsidRPr="005503B4" w:rsidDel="00F73299">
          <w:rPr>
            <w:rFonts w:asciiTheme="majorHAnsi" w:hAnsiTheme="majorHAnsi" w:cstheme="majorHAnsi"/>
            <w:sz w:val="22"/>
            <w:szCs w:val="22"/>
          </w:rPr>
          <w:delText>and is shown to be promising</w:delText>
        </w:r>
      </w:del>
      <w:del w:id="162" w:author="Tara Barwick" w:date="2023-08-04T10:55:00Z">
        <w:r w:rsidRPr="005503B4" w:rsidDel="00F73299">
          <w:rPr>
            <w:rFonts w:asciiTheme="majorHAnsi" w:hAnsiTheme="majorHAnsi" w:cstheme="majorHAnsi"/>
            <w:sz w:val="22"/>
            <w:szCs w:val="22"/>
          </w:rPr>
          <w:delText xml:space="preserve"> in diagnosing </w:delText>
        </w:r>
      </w:del>
      <w:del w:id="163" w:author="Tara Barwick" w:date="2023-08-04T12:12:00Z">
        <w:r w:rsidRPr="005503B4" w:rsidDel="0085582B">
          <w:rPr>
            <w:rFonts w:asciiTheme="majorHAnsi" w:hAnsiTheme="majorHAnsi" w:cstheme="majorHAnsi"/>
            <w:sz w:val="22"/>
            <w:szCs w:val="22"/>
          </w:rPr>
          <w:delText>extent of myometrial invasion</w:delText>
        </w:r>
      </w:del>
      <w:del w:id="164" w:author="Tara Barwick" w:date="2023-08-04T10:53:00Z">
        <w:r w:rsidRPr="005503B4" w:rsidDel="00F73299">
          <w:rPr>
            <w:rFonts w:asciiTheme="majorHAnsi" w:hAnsiTheme="majorHAnsi" w:cstheme="majorHAnsi"/>
            <w:sz w:val="22"/>
            <w:szCs w:val="22"/>
          </w:rPr>
          <w:delText xml:space="preserve"> adjunct to conventional T2-weighted imaging</w:delText>
        </w:r>
      </w:del>
      <w:r w:rsidRPr="005503B4">
        <w:rPr>
          <w:rFonts w:asciiTheme="majorHAnsi" w:hAnsiTheme="majorHAnsi" w:cstheme="majorHAnsi"/>
          <w:sz w:val="22"/>
          <w:szCs w:val="22"/>
        </w:rPr>
        <w:t xml:space="preserve">. </w:t>
      </w:r>
      <w:del w:id="165" w:author="Tara Barwick" w:date="2023-08-04T10:49:00Z">
        <w:r w:rsidRPr="005503B4" w:rsidDel="00F73299">
          <w:rPr>
            <w:rFonts w:asciiTheme="majorHAnsi" w:hAnsiTheme="majorHAnsi" w:cstheme="majorHAnsi"/>
            <w:sz w:val="22"/>
            <w:szCs w:val="22"/>
          </w:rPr>
          <w:delText xml:space="preserve">There has been some research investigating the utility of the quantitative DW-MRI measure, the apparent diffusion coefficient (ADC), in the diagnosis of lymph node metastasis. </w:delText>
        </w:r>
      </w:del>
      <w:del w:id="166" w:author="Tara Barwick" w:date="2023-08-04T10:56:00Z">
        <w:r w:rsidRPr="005503B4" w:rsidDel="00F73299">
          <w:rPr>
            <w:rFonts w:asciiTheme="majorHAnsi" w:hAnsiTheme="majorHAnsi" w:cstheme="majorHAnsi"/>
            <w:sz w:val="22"/>
            <w:szCs w:val="22"/>
          </w:rPr>
          <w:delText xml:space="preserve">The measurement of </w:delText>
        </w:r>
      </w:del>
      <w:ins w:id="167" w:author="Tara Barwick" w:date="2023-08-04T10:56:00Z">
        <w:r w:rsidR="00F73299">
          <w:rPr>
            <w:rFonts w:asciiTheme="majorHAnsi" w:hAnsiTheme="majorHAnsi" w:cstheme="majorHAnsi"/>
            <w:sz w:val="22"/>
            <w:szCs w:val="22"/>
          </w:rPr>
          <w:t>A</w:t>
        </w:r>
      </w:ins>
      <w:ins w:id="168" w:author="Tara Barwick" w:date="2023-08-04T10:49:00Z">
        <w:r w:rsidR="00F73299" w:rsidRPr="005503B4">
          <w:rPr>
            <w:rFonts w:asciiTheme="majorHAnsi" w:hAnsiTheme="majorHAnsi" w:cstheme="majorHAnsi"/>
            <w:sz w:val="22"/>
            <w:szCs w:val="22"/>
          </w:rPr>
          <w:t>pparent diffusion coefficient (</w:t>
        </w:r>
      </w:ins>
      <w:r w:rsidRPr="005503B4">
        <w:rPr>
          <w:rFonts w:asciiTheme="majorHAnsi" w:hAnsiTheme="majorHAnsi" w:cstheme="majorHAnsi"/>
          <w:sz w:val="22"/>
          <w:szCs w:val="22"/>
        </w:rPr>
        <w:t>ADC</w:t>
      </w:r>
      <w:ins w:id="169" w:author="Tara Barwick" w:date="2023-08-04T10:50:00Z">
        <w:r w:rsidR="00F73299">
          <w:rPr>
            <w:rFonts w:asciiTheme="majorHAnsi" w:hAnsiTheme="majorHAnsi" w:cstheme="majorHAnsi"/>
            <w:sz w:val="22"/>
            <w:szCs w:val="22"/>
          </w:rPr>
          <w:t>)</w:t>
        </w:r>
      </w:ins>
      <w:r w:rsidRPr="005503B4">
        <w:rPr>
          <w:rFonts w:asciiTheme="majorHAnsi" w:hAnsiTheme="majorHAnsi" w:cstheme="majorHAnsi"/>
          <w:sz w:val="22"/>
          <w:szCs w:val="22"/>
        </w:rPr>
        <w:t xml:space="preserve"> </w:t>
      </w:r>
      <w:ins w:id="170" w:author="Tara Barwick" w:date="2023-08-04T10:56:00Z">
        <w:r w:rsidR="00F73299">
          <w:rPr>
            <w:rFonts w:asciiTheme="majorHAnsi" w:hAnsiTheme="majorHAnsi" w:cstheme="majorHAnsi"/>
            <w:sz w:val="22"/>
            <w:szCs w:val="22"/>
          </w:rPr>
          <w:t xml:space="preserve">measurement </w:t>
        </w:r>
      </w:ins>
      <w:r w:rsidRPr="005503B4">
        <w:rPr>
          <w:rFonts w:asciiTheme="majorHAnsi" w:hAnsiTheme="majorHAnsi" w:cstheme="majorHAnsi"/>
          <w:sz w:val="22"/>
          <w:szCs w:val="22"/>
        </w:rPr>
        <w:t xml:space="preserve">from DW-MRI </w:t>
      </w:r>
      <w:del w:id="171" w:author="Tara Barwick" w:date="2023-08-04T12:13:00Z">
        <w:r w:rsidRPr="005503B4" w:rsidDel="0085582B">
          <w:rPr>
            <w:rFonts w:asciiTheme="majorHAnsi" w:hAnsiTheme="majorHAnsi" w:cstheme="majorHAnsi"/>
            <w:sz w:val="22"/>
            <w:szCs w:val="22"/>
          </w:rPr>
          <w:delText>allows for</w:delText>
        </w:r>
      </w:del>
      <w:ins w:id="172" w:author="Tara Barwick" w:date="2023-08-04T12:13:00Z">
        <w:r w:rsidR="0085582B">
          <w:rPr>
            <w:rFonts w:asciiTheme="majorHAnsi" w:hAnsiTheme="majorHAnsi" w:cstheme="majorHAnsi"/>
            <w:sz w:val="22"/>
            <w:szCs w:val="22"/>
          </w:rPr>
          <w:t>provides</w:t>
        </w:r>
      </w:ins>
      <w:r w:rsidRPr="005503B4">
        <w:rPr>
          <w:rFonts w:asciiTheme="majorHAnsi" w:hAnsiTheme="majorHAnsi" w:cstheme="majorHAnsi"/>
          <w:sz w:val="22"/>
          <w:szCs w:val="22"/>
        </w:rPr>
        <w:t xml:space="preserve"> quantitative assessment of cellular density. Whilst </w:t>
      </w:r>
      <w:commentRangeStart w:id="173"/>
      <w:r w:rsidRPr="005503B4">
        <w:rPr>
          <w:rFonts w:asciiTheme="majorHAnsi" w:hAnsiTheme="majorHAnsi" w:cstheme="majorHAnsi"/>
          <w:sz w:val="22"/>
          <w:szCs w:val="22"/>
        </w:rPr>
        <w:lastRenderedPageBreak/>
        <w:t xml:space="preserve">some studies </w:t>
      </w:r>
      <w:commentRangeEnd w:id="173"/>
      <w:r w:rsidR="00F73299">
        <w:rPr>
          <w:rStyle w:val="CommentReference"/>
        </w:rPr>
        <w:commentReference w:id="173"/>
      </w:r>
      <w:r w:rsidRPr="005503B4">
        <w:rPr>
          <w:rFonts w:asciiTheme="majorHAnsi" w:hAnsiTheme="majorHAnsi" w:cstheme="majorHAnsi"/>
          <w:sz w:val="22"/>
          <w:szCs w:val="22"/>
        </w:rPr>
        <w:t xml:space="preserve">report metastatic nodes have a lower </w:t>
      </w:r>
      <w:proofErr w:type="spellStart"/>
      <w:r w:rsidRPr="005503B4">
        <w:rPr>
          <w:rFonts w:asciiTheme="majorHAnsi" w:hAnsiTheme="majorHAnsi" w:cstheme="majorHAnsi"/>
          <w:sz w:val="22"/>
          <w:szCs w:val="22"/>
        </w:rPr>
        <w:t>ADC</w:t>
      </w:r>
      <w:r w:rsidRPr="00390668">
        <w:rPr>
          <w:rFonts w:asciiTheme="majorHAnsi" w:hAnsiTheme="majorHAnsi" w:cstheme="majorHAnsi"/>
          <w:sz w:val="22"/>
          <w:szCs w:val="22"/>
          <w:vertAlign w:val="subscript"/>
        </w:rPr>
        <w:t>mean</w:t>
      </w:r>
      <w:proofErr w:type="spellEnd"/>
      <w:r w:rsidRPr="005503B4">
        <w:rPr>
          <w:rFonts w:asciiTheme="majorHAnsi" w:hAnsiTheme="majorHAnsi" w:cstheme="majorHAnsi"/>
          <w:sz w:val="22"/>
          <w:szCs w:val="22"/>
        </w:rPr>
        <w:t xml:space="preserve"> than benign nodes, other studies </w:t>
      </w:r>
      <w:del w:id="174" w:author="Tara Barwick" w:date="2023-08-04T10:51:00Z">
        <w:r w:rsidRPr="005503B4" w:rsidDel="00F73299">
          <w:rPr>
            <w:rFonts w:asciiTheme="majorHAnsi" w:hAnsiTheme="majorHAnsi" w:cstheme="majorHAnsi"/>
            <w:sz w:val="22"/>
            <w:szCs w:val="22"/>
          </w:rPr>
          <w:delText xml:space="preserve">have not </w:delText>
        </w:r>
      </w:del>
      <w:r w:rsidRPr="005503B4">
        <w:rPr>
          <w:rFonts w:asciiTheme="majorHAnsi" w:hAnsiTheme="majorHAnsi" w:cstheme="majorHAnsi"/>
          <w:sz w:val="22"/>
          <w:szCs w:val="22"/>
        </w:rPr>
        <w:t>suggest</w:t>
      </w:r>
      <w:del w:id="175" w:author="Tara Barwick" w:date="2023-08-04T10:51:00Z">
        <w:r w:rsidRPr="005503B4" w:rsidDel="00F73299">
          <w:rPr>
            <w:rFonts w:asciiTheme="majorHAnsi" w:hAnsiTheme="majorHAnsi" w:cstheme="majorHAnsi"/>
            <w:sz w:val="22"/>
            <w:szCs w:val="22"/>
          </w:rPr>
          <w:delText>ing</w:delText>
        </w:r>
      </w:del>
      <w:r w:rsidRPr="005503B4">
        <w:rPr>
          <w:rFonts w:asciiTheme="majorHAnsi" w:hAnsiTheme="majorHAnsi" w:cstheme="majorHAnsi"/>
          <w:sz w:val="22"/>
          <w:szCs w:val="22"/>
        </w:rPr>
        <w:t xml:space="preserve"> there is a significant overlap in </w:t>
      </w:r>
      <w:proofErr w:type="spellStart"/>
      <w:r w:rsidRPr="005503B4">
        <w:rPr>
          <w:rFonts w:asciiTheme="majorHAnsi" w:hAnsiTheme="majorHAnsi" w:cstheme="majorHAnsi"/>
          <w:sz w:val="22"/>
          <w:szCs w:val="22"/>
        </w:rPr>
        <w:t>ADC</w:t>
      </w:r>
      <w:r w:rsidRPr="00390668">
        <w:rPr>
          <w:rFonts w:asciiTheme="majorHAnsi" w:hAnsiTheme="majorHAnsi" w:cstheme="majorHAnsi"/>
          <w:sz w:val="22"/>
          <w:szCs w:val="22"/>
          <w:vertAlign w:val="subscript"/>
        </w:rPr>
        <w:t>mean</w:t>
      </w:r>
      <w:proofErr w:type="spellEnd"/>
      <w:r w:rsidRPr="005503B4">
        <w:rPr>
          <w:rFonts w:asciiTheme="majorHAnsi" w:hAnsiTheme="majorHAnsi" w:cstheme="majorHAnsi"/>
          <w:sz w:val="22"/>
          <w:szCs w:val="22"/>
        </w:rPr>
        <w:t xml:space="preserve"> values between benign and malignant notes with no reliable cut-off</w:t>
      </w:r>
      <w:ins w:id="176" w:author="Tara Barwick" w:date="2023-08-04T10:51:00Z">
        <w:r w:rsidR="00F73299">
          <w:rPr>
            <w:rFonts w:asciiTheme="majorHAnsi" w:hAnsiTheme="majorHAnsi" w:cstheme="majorHAnsi"/>
            <w:sz w:val="22"/>
            <w:szCs w:val="22"/>
          </w:rPr>
          <w:t xml:space="preserve"> (</w:t>
        </w:r>
        <w:commentRangeStart w:id="177"/>
        <w:r w:rsidR="00F73299">
          <w:rPr>
            <w:rFonts w:asciiTheme="majorHAnsi" w:hAnsiTheme="majorHAnsi" w:cstheme="majorHAnsi"/>
            <w:sz w:val="22"/>
            <w:szCs w:val="22"/>
          </w:rPr>
          <w:t>ref</w:t>
        </w:r>
      </w:ins>
      <w:ins w:id="178" w:author="Tara Barwick" w:date="2023-08-04T10:56:00Z">
        <w:r w:rsidR="00F73299">
          <w:rPr>
            <w:rFonts w:asciiTheme="majorHAnsi" w:hAnsiTheme="majorHAnsi" w:cstheme="majorHAnsi"/>
            <w:sz w:val="22"/>
            <w:szCs w:val="22"/>
          </w:rPr>
          <w:t>s</w:t>
        </w:r>
      </w:ins>
      <w:commentRangeEnd w:id="177"/>
      <w:ins w:id="179" w:author="Tara Barwick" w:date="2023-08-04T13:32:00Z">
        <w:r w:rsidR="00113855">
          <w:rPr>
            <w:rStyle w:val="CommentReference"/>
          </w:rPr>
          <w:commentReference w:id="177"/>
        </w:r>
      </w:ins>
      <w:ins w:id="180" w:author="Tara Barwick" w:date="2023-08-04T10:51:00Z">
        <w:r w:rsidR="00F73299">
          <w:rPr>
            <w:rFonts w:asciiTheme="majorHAnsi" w:hAnsiTheme="majorHAnsi" w:cstheme="majorHAnsi"/>
            <w:sz w:val="22"/>
            <w:szCs w:val="22"/>
          </w:rPr>
          <w:t>)</w:t>
        </w:r>
      </w:ins>
      <w:r w:rsidRPr="005503B4">
        <w:rPr>
          <w:rFonts w:asciiTheme="majorHAnsi" w:hAnsiTheme="majorHAnsi" w:cstheme="majorHAnsi"/>
          <w:sz w:val="22"/>
          <w:szCs w:val="22"/>
        </w:rPr>
        <w:t>.</w:t>
      </w:r>
    </w:p>
    <w:p w14:paraId="1C94DCAF" w14:textId="2B36D217" w:rsidR="0085582B" w:rsidRDefault="0085582B">
      <w:pPr>
        <w:pStyle w:val="FirstParagraph"/>
        <w:rPr>
          <w:ins w:id="181" w:author="Tara Barwick" w:date="2023-08-04T12:06:00Z"/>
          <w:rFonts w:asciiTheme="majorHAnsi" w:hAnsiTheme="majorHAnsi" w:cstheme="majorHAnsi"/>
          <w:sz w:val="22"/>
          <w:szCs w:val="22"/>
        </w:rPr>
      </w:pPr>
      <w:ins w:id="182" w:author="Tara Barwick" w:date="2023-08-04T12:05:00Z">
        <w:r>
          <w:rPr>
            <w:rFonts w:asciiTheme="majorHAnsi" w:hAnsiTheme="majorHAnsi" w:cstheme="majorHAnsi"/>
            <w:sz w:val="22"/>
            <w:szCs w:val="22"/>
          </w:rPr>
          <w:t xml:space="preserve">An inverse correlation between </w:t>
        </w:r>
        <w:proofErr w:type="spellStart"/>
        <w:r>
          <w:rPr>
            <w:rFonts w:asciiTheme="majorHAnsi" w:hAnsiTheme="majorHAnsi" w:cstheme="majorHAnsi"/>
            <w:sz w:val="22"/>
            <w:szCs w:val="22"/>
          </w:rPr>
          <w:t>SU</w:t>
        </w:r>
      </w:ins>
      <w:ins w:id="183" w:author="Tara Barwick" w:date="2023-08-04T12:06:00Z">
        <w:r>
          <w:rPr>
            <w:rFonts w:asciiTheme="majorHAnsi" w:hAnsiTheme="majorHAnsi" w:cstheme="majorHAnsi"/>
            <w:sz w:val="22"/>
            <w:szCs w:val="22"/>
          </w:rPr>
          <w:t>V</w:t>
        </w:r>
        <w:r w:rsidRPr="00390668">
          <w:rPr>
            <w:rFonts w:asciiTheme="majorHAnsi" w:hAnsiTheme="majorHAnsi" w:cstheme="majorHAnsi"/>
            <w:sz w:val="22"/>
            <w:szCs w:val="22"/>
            <w:vertAlign w:val="subscript"/>
          </w:rPr>
          <w:t>max</w:t>
        </w:r>
        <w:proofErr w:type="spellEnd"/>
        <w:r>
          <w:rPr>
            <w:rFonts w:asciiTheme="majorHAnsi" w:hAnsiTheme="majorHAnsi" w:cstheme="majorHAnsi"/>
            <w:sz w:val="22"/>
            <w:szCs w:val="22"/>
          </w:rPr>
          <w:t xml:space="preserve"> and </w:t>
        </w:r>
        <w:proofErr w:type="spellStart"/>
        <w:r>
          <w:rPr>
            <w:rFonts w:asciiTheme="majorHAnsi" w:hAnsiTheme="majorHAnsi" w:cstheme="majorHAnsi"/>
            <w:sz w:val="22"/>
            <w:szCs w:val="22"/>
          </w:rPr>
          <w:t>ADC</w:t>
        </w:r>
        <w:r w:rsidRPr="00390668">
          <w:rPr>
            <w:rFonts w:asciiTheme="majorHAnsi" w:hAnsiTheme="majorHAnsi" w:cstheme="majorHAnsi"/>
            <w:sz w:val="22"/>
            <w:szCs w:val="22"/>
            <w:vertAlign w:val="subscript"/>
          </w:rPr>
          <w:t>mean</w:t>
        </w:r>
        <w:proofErr w:type="spellEnd"/>
        <w:r>
          <w:rPr>
            <w:rFonts w:asciiTheme="majorHAnsi" w:hAnsiTheme="majorHAnsi" w:cstheme="majorHAnsi"/>
            <w:sz w:val="22"/>
            <w:szCs w:val="22"/>
          </w:rPr>
          <w:t xml:space="preserve"> of primary </w:t>
        </w:r>
        <w:proofErr w:type="spellStart"/>
        <w:r>
          <w:rPr>
            <w:rFonts w:asciiTheme="majorHAnsi" w:hAnsiTheme="majorHAnsi" w:cstheme="majorHAnsi"/>
            <w:sz w:val="22"/>
            <w:szCs w:val="22"/>
          </w:rPr>
          <w:t>tumours</w:t>
        </w:r>
        <w:proofErr w:type="spellEnd"/>
        <w:r>
          <w:rPr>
            <w:rFonts w:asciiTheme="majorHAnsi" w:hAnsiTheme="majorHAnsi" w:cstheme="majorHAnsi"/>
            <w:sz w:val="22"/>
            <w:szCs w:val="22"/>
          </w:rPr>
          <w:t xml:space="preserve"> and ? nodes has been reported (</w:t>
        </w:r>
        <w:commentRangeStart w:id="184"/>
        <w:r>
          <w:rPr>
            <w:rFonts w:asciiTheme="majorHAnsi" w:hAnsiTheme="majorHAnsi" w:cstheme="majorHAnsi"/>
            <w:sz w:val="22"/>
            <w:szCs w:val="22"/>
          </w:rPr>
          <w:t>check?</w:t>
        </w:r>
      </w:ins>
      <w:commentRangeEnd w:id="184"/>
      <w:ins w:id="185" w:author="Tara Barwick" w:date="2023-08-04T15:10:00Z">
        <w:r w:rsidR="00F51A27">
          <w:rPr>
            <w:rStyle w:val="CommentReference"/>
          </w:rPr>
          <w:commentReference w:id="184"/>
        </w:r>
      </w:ins>
      <w:ins w:id="186" w:author="Tara Barwick" w:date="2023-08-04T12:06:00Z">
        <w:r>
          <w:rPr>
            <w:rFonts w:asciiTheme="majorHAnsi" w:hAnsiTheme="majorHAnsi" w:cstheme="majorHAnsi"/>
            <w:sz w:val="22"/>
            <w:szCs w:val="22"/>
          </w:rPr>
          <w:t>)</w:t>
        </w:r>
      </w:ins>
      <w:ins w:id="187" w:author="Tara Barwick" w:date="2023-08-04T15:16:00Z">
        <w:r w:rsidR="00F51A27" w:rsidRPr="00F51A27">
          <w:rPr>
            <w:rFonts w:asciiTheme="majorHAnsi" w:hAnsiTheme="majorHAnsi" w:cstheme="majorHAnsi"/>
            <w:sz w:val="22"/>
            <w:szCs w:val="22"/>
            <w:highlight w:val="yellow"/>
            <w:rPrChange w:id="188" w:author="Tara Barwick" w:date="2023-08-04T15:16:00Z">
              <w:rPr>
                <w:rFonts w:asciiTheme="majorHAnsi" w:hAnsiTheme="majorHAnsi" w:cstheme="majorHAnsi"/>
                <w:sz w:val="22"/>
                <w:szCs w:val="22"/>
              </w:rPr>
            </w:rPrChange>
          </w:rPr>
          <w:t xml:space="preserve">but ? none with </w:t>
        </w:r>
        <w:proofErr w:type="spellStart"/>
        <w:r w:rsidR="00F51A27" w:rsidRPr="00F51A27">
          <w:rPr>
            <w:rFonts w:asciiTheme="majorHAnsi" w:hAnsiTheme="majorHAnsi" w:cstheme="majorHAnsi"/>
            <w:sz w:val="22"/>
            <w:szCs w:val="22"/>
            <w:highlight w:val="yellow"/>
            <w:rPrChange w:id="189" w:author="Tara Barwick" w:date="2023-08-04T15:16:00Z">
              <w:rPr>
                <w:rFonts w:asciiTheme="majorHAnsi" w:hAnsiTheme="majorHAnsi" w:cstheme="majorHAnsi"/>
                <w:sz w:val="22"/>
                <w:szCs w:val="22"/>
              </w:rPr>
            </w:rPrChange>
          </w:rPr>
          <w:t>histopath</w:t>
        </w:r>
        <w:proofErr w:type="spellEnd"/>
        <w:r w:rsidR="00F51A27" w:rsidRPr="00F51A27">
          <w:rPr>
            <w:rFonts w:asciiTheme="majorHAnsi" w:hAnsiTheme="majorHAnsi" w:cstheme="majorHAnsi"/>
            <w:sz w:val="22"/>
            <w:szCs w:val="22"/>
            <w:highlight w:val="yellow"/>
            <w:rPrChange w:id="190" w:author="Tara Barwick" w:date="2023-08-04T15:16:00Z">
              <w:rPr>
                <w:rFonts w:asciiTheme="majorHAnsi" w:hAnsiTheme="majorHAnsi" w:cstheme="majorHAnsi"/>
                <w:sz w:val="22"/>
                <w:szCs w:val="22"/>
              </w:rPr>
            </w:rPrChange>
          </w:rPr>
          <w:t xml:space="preserve"> </w:t>
        </w:r>
        <w:proofErr w:type="spellStart"/>
        <w:r w:rsidR="00F51A27" w:rsidRPr="00F51A27">
          <w:rPr>
            <w:rFonts w:asciiTheme="majorHAnsi" w:hAnsiTheme="majorHAnsi" w:cstheme="majorHAnsi"/>
            <w:sz w:val="22"/>
            <w:szCs w:val="22"/>
            <w:highlight w:val="yellow"/>
            <w:rPrChange w:id="191" w:author="Tara Barwick" w:date="2023-08-04T15:16:00Z">
              <w:rPr>
                <w:rFonts w:asciiTheme="majorHAnsi" w:hAnsiTheme="majorHAnsi" w:cstheme="majorHAnsi"/>
                <w:sz w:val="22"/>
                <w:szCs w:val="22"/>
              </w:rPr>
            </w:rPrChange>
          </w:rPr>
          <w:t>correlaton</w:t>
        </w:r>
        <w:proofErr w:type="spellEnd"/>
        <w:r w:rsidR="00F51A27" w:rsidRPr="00F51A27">
          <w:rPr>
            <w:rFonts w:asciiTheme="majorHAnsi" w:hAnsiTheme="majorHAnsi" w:cstheme="majorHAnsi"/>
            <w:sz w:val="22"/>
            <w:szCs w:val="22"/>
            <w:highlight w:val="yellow"/>
            <w:rPrChange w:id="192" w:author="Tara Barwick" w:date="2023-08-04T15:16:00Z">
              <w:rPr>
                <w:rFonts w:asciiTheme="majorHAnsi" w:hAnsiTheme="majorHAnsi" w:cstheme="majorHAnsi"/>
                <w:sz w:val="22"/>
                <w:szCs w:val="22"/>
              </w:rPr>
            </w:rPrChange>
          </w:rPr>
          <w:t>?</w:t>
        </w:r>
      </w:ins>
      <w:ins w:id="193" w:author="Tara Barwick" w:date="2023-08-04T12:06:00Z">
        <w:r w:rsidRPr="00F51A27">
          <w:rPr>
            <w:rFonts w:asciiTheme="majorHAnsi" w:hAnsiTheme="majorHAnsi" w:cstheme="majorHAnsi"/>
            <w:sz w:val="22"/>
            <w:szCs w:val="22"/>
            <w:highlight w:val="yellow"/>
            <w:rPrChange w:id="194" w:author="Tara Barwick" w:date="2023-08-04T15:16:00Z">
              <w:rPr>
                <w:rFonts w:asciiTheme="majorHAnsi" w:hAnsiTheme="majorHAnsi" w:cstheme="majorHAnsi"/>
                <w:sz w:val="22"/>
                <w:szCs w:val="22"/>
              </w:rPr>
            </w:rPrChange>
          </w:rPr>
          <w:t>.</w:t>
        </w:r>
      </w:ins>
    </w:p>
    <w:p w14:paraId="6E1D250D" w14:textId="31757888" w:rsidR="00867BEF" w:rsidRPr="005503B4" w:rsidRDefault="00000000">
      <w:pPr>
        <w:pStyle w:val="FirstParagraph"/>
        <w:rPr>
          <w:rFonts w:asciiTheme="majorHAnsi" w:hAnsiTheme="majorHAnsi" w:cstheme="majorHAnsi"/>
          <w:sz w:val="22"/>
          <w:szCs w:val="22"/>
        </w:rPr>
      </w:pPr>
      <w:del w:id="195" w:author="Tara Barwick" w:date="2023-08-04T10:57:00Z">
        <w:r w:rsidRPr="005503B4" w:rsidDel="00F73299">
          <w:rPr>
            <w:rFonts w:asciiTheme="majorHAnsi" w:hAnsiTheme="majorHAnsi" w:cstheme="majorHAnsi"/>
            <w:sz w:val="22"/>
            <w:szCs w:val="22"/>
          </w:rPr>
          <w:delText xml:space="preserve"> Furthermore, in endometrial cancer, retrospective studies have also produced heterogeneous results with some showing ADC is significantly different in metastatic and benign lymph nodes and others finding no difference</w:delText>
        </w:r>
      </w:del>
      <w:r w:rsidRPr="005503B4">
        <w:rPr>
          <w:rFonts w:asciiTheme="majorHAnsi" w:hAnsiTheme="majorHAnsi" w:cstheme="majorHAnsi"/>
          <w:sz w:val="22"/>
          <w:szCs w:val="22"/>
        </w:rPr>
        <w:t>.</w:t>
      </w:r>
      <w:del w:id="196" w:author="Tara Barwick" w:date="2023-08-04T11:11:00Z">
        <w:r w:rsidRPr="005503B4" w:rsidDel="00E2522C">
          <w:rPr>
            <w:rFonts w:asciiTheme="majorHAnsi" w:hAnsiTheme="majorHAnsi" w:cstheme="majorHAnsi"/>
            <w:sz w:val="22"/>
            <w:szCs w:val="22"/>
          </w:rPr>
          <w:br/>
          <w:delText>Choline is a critical component of cell membranes. In rapidly dividing endometrial cancer cell lines increased uptake of choline has been observed</w:delText>
        </w:r>
      </w:del>
      <w:r w:rsidRPr="005503B4">
        <w:rPr>
          <w:rFonts w:asciiTheme="majorHAnsi" w:hAnsiTheme="majorHAnsi" w:cstheme="majorHAnsi"/>
          <w:sz w:val="22"/>
          <w:szCs w:val="22"/>
        </w:rPr>
        <w:t>.</w:t>
      </w:r>
      <w:del w:id="197" w:author="Tara Barwick" w:date="2023-08-04T11:05:00Z">
        <w:r w:rsidRPr="005503B4" w:rsidDel="00B701BF">
          <w:rPr>
            <w:rFonts w:asciiTheme="majorHAnsi" w:hAnsiTheme="majorHAnsi" w:cstheme="majorHAnsi"/>
            <w:sz w:val="22"/>
            <w:szCs w:val="22"/>
          </w:rPr>
          <w:delText xml:space="preserve"> </w:delText>
        </w:r>
      </w:del>
      <w:proofErr w:type="spellStart"/>
      <w:r w:rsidRPr="005503B4">
        <w:rPr>
          <w:rFonts w:asciiTheme="majorHAnsi" w:hAnsiTheme="majorHAnsi" w:cstheme="majorHAnsi"/>
          <w:sz w:val="22"/>
          <w:szCs w:val="22"/>
        </w:rPr>
        <w:t>Radiolabelled</w:t>
      </w:r>
      <w:proofErr w:type="spellEnd"/>
      <w:r w:rsidRPr="005503B4">
        <w:rPr>
          <w:rFonts w:asciiTheme="majorHAnsi" w:hAnsiTheme="majorHAnsi" w:cstheme="majorHAnsi"/>
          <w:sz w:val="22"/>
          <w:szCs w:val="22"/>
        </w:rPr>
        <w:t xml:space="preserve"> choline (</w:t>
      </w:r>
      <w:r w:rsidRPr="005503B4">
        <w:rPr>
          <w:rFonts w:asciiTheme="majorHAnsi" w:hAnsiTheme="majorHAnsi" w:cstheme="majorHAnsi"/>
          <w:sz w:val="22"/>
          <w:szCs w:val="22"/>
          <w:vertAlign w:val="superscript"/>
        </w:rPr>
        <w:t>11</w:t>
      </w:r>
      <w:r w:rsidRPr="005503B4">
        <w:rPr>
          <w:rFonts w:asciiTheme="majorHAnsi" w:hAnsiTheme="majorHAnsi" w:cstheme="majorHAnsi"/>
          <w:sz w:val="22"/>
          <w:szCs w:val="22"/>
        </w:rPr>
        <w:t xml:space="preserve">C or </w:t>
      </w:r>
      <w:r w:rsidRPr="005503B4">
        <w:rPr>
          <w:rFonts w:asciiTheme="majorHAnsi" w:hAnsiTheme="majorHAnsi" w:cstheme="majorHAnsi"/>
          <w:sz w:val="22"/>
          <w:szCs w:val="22"/>
          <w:vertAlign w:val="superscript"/>
        </w:rPr>
        <w:t>18</w:t>
      </w:r>
      <w:r w:rsidRPr="005503B4">
        <w:rPr>
          <w:rFonts w:asciiTheme="majorHAnsi" w:hAnsiTheme="majorHAnsi" w:cstheme="majorHAnsi"/>
          <w:sz w:val="22"/>
          <w:szCs w:val="22"/>
        </w:rPr>
        <w:t xml:space="preserve">F choline) </w:t>
      </w:r>
      <w:del w:id="198" w:author="Tara Barwick" w:date="2023-08-04T11:11:00Z">
        <w:r w:rsidRPr="005503B4" w:rsidDel="00E2522C">
          <w:rPr>
            <w:rFonts w:asciiTheme="majorHAnsi" w:hAnsiTheme="majorHAnsi" w:cstheme="majorHAnsi"/>
            <w:sz w:val="22"/>
            <w:szCs w:val="22"/>
          </w:rPr>
          <w:delText>can be incorporated with PET for functional imaging</w:delText>
        </w:r>
      </w:del>
      <w:ins w:id="199" w:author="Tara Barwick" w:date="2023-08-04T11:11:00Z">
        <w:r w:rsidR="00E2522C">
          <w:rPr>
            <w:rFonts w:asciiTheme="majorHAnsi" w:hAnsiTheme="majorHAnsi" w:cstheme="majorHAnsi"/>
            <w:sz w:val="22"/>
            <w:szCs w:val="22"/>
          </w:rPr>
          <w:t>PET/CT</w:t>
        </w:r>
      </w:ins>
      <w:ins w:id="200" w:author="Tara Barwick" w:date="2023-08-04T11:12:00Z">
        <w:r w:rsidR="00E2522C">
          <w:rPr>
            <w:rFonts w:asciiTheme="majorHAnsi" w:hAnsiTheme="majorHAnsi" w:cstheme="majorHAnsi"/>
            <w:sz w:val="22"/>
            <w:szCs w:val="22"/>
          </w:rPr>
          <w:t xml:space="preserve"> assesses</w:t>
        </w:r>
      </w:ins>
      <w:r w:rsidRPr="005503B4">
        <w:rPr>
          <w:rFonts w:asciiTheme="majorHAnsi" w:hAnsiTheme="majorHAnsi" w:cstheme="majorHAnsi"/>
          <w:sz w:val="22"/>
          <w:szCs w:val="22"/>
        </w:rPr>
        <w:t xml:space="preserve"> </w:t>
      </w:r>
      <w:del w:id="201" w:author="Tara Barwick" w:date="2023-08-04T11:12:00Z">
        <w:r w:rsidRPr="005503B4" w:rsidDel="00E2522C">
          <w:rPr>
            <w:rFonts w:asciiTheme="majorHAnsi" w:hAnsiTheme="majorHAnsi" w:cstheme="majorHAnsi"/>
            <w:sz w:val="22"/>
            <w:szCs w:val="22"/>
          </w:rPr>
          <w:delText xml:space="preserve">of </w:delText>
        </w:r>
      </w:del>
      <w:r w:rsidRPr="005503B4">
        <w:rPr>
          <w:rFonts w:asciiTheme="majorHAnsi" w:hAnsiTheme="majorHAnsi" w:cstheme="majorHAnsi"/>
          <w:sz w:val="22"/>
          <w:szCs w:val="22"/>
        </w:rPr>
        <w:t xml:space="preserve">cell membrane metabolism in vivo and has established use in detection of malignant lymph nodes in prostate cancer </w:t>
      </w:r>
      <w:del w:id="202" w:author="Tara Barwick" w:date="2023-08-04T11:12:00Z">
        <w:r w:rsidRPr="005503B4" w:rsidDel="00E2522C">
          <w:rPr>
            <w:rFonts w:asciiTheme="majorHAnsi" w:hAnsiTheme="majorHAnsi" w:cstheme="majorHAnsi"/>
            <w:sz w:val="22"/>
            <w:szCs w:val="22"/>
          </w:rPr>
          <w:delText>exhibiting a high specificity and moderate sensitivity</w:delText>
        </w:r>
      </w:del>
      <w:ins w:id="203" w:author="Tara Barwick" w:date="2023-08-04T11:12:00Z">
        <w:r w:rsidR="00E2522C">
          <w:rPr>
            <w:rFonts w:asciiTheme="majorHAnsi" w:hAnsiTheme="majorHAnsi" w:cstheme="majorHAnsi"/>
            <w:sz w:val="22"/>
            <w:szCs w:val="22"/>
          </w:rPr>
          <w:t>(ref)</w:t>
        </w:r>
      </w:ins>
      <w:r w:rsidRPr="005503B4">
        <w:rPr>
          <w:rFonts w:asciiTheme="majorHAnsi" w:hAnsiTheme="majorHAnsi" w:cstheme="majorHAnsi"/>
          <w:sz w:val="22"/>
          <w:szCs w:val="22"/>
        </w:rPr>
        <w:t>.</w:t>
      </w:r>
      <w:del w:id="204" w:author="Tara Barwick" w:date="2023-08-04T11:13:00Z">
        <w:r w:rsidRPr="005503B4" w:rsidDel="00E2522C">
          <w:rPr>
            <w:rFonts w:asciiTheme="majorHAnsi" w:hAnsiTheme="majorHAnsi" w:cstheme="majorHAnsi"/>
            <w:sz w:val="22"/>
            <w:szCs w:val="22"/>
          </w:rPr>
          <w:delText xml:space="preserve"> In small feasibility studies, </w:delText>
        </w:r>
        <w:r w:rsidRPr="005503B4" w:rsidDel="00E2522C">
          <w:rPr>
            <w:rFonts w:asciiTheme="majorHAnsi" w:hAnsiTheme="majorHAnsi" w:cstheme="majorHAnsi"/>
            <w:sz w:val="22"/>
            <w:szCs w:val="22"/>
            <w:vertAlign w:val="superscript"/>
          </w:rPr>
          <w:delText>11</w:delText>
        </w:r>
        <w:r w:rsidRPr="005503B4" w:rsidDel="00E2522C">
          <w:rPr>
            <w:rFonts w:asciiTheme="majorHAnsi" w:hAnsiTheme="majorHAnsi" w:cstheme="majorHAnsi"/>
            <w:sz w:val="22"/>
            <w:szCs w:val="22"/>
          </w:rPr>
          <w:delText>C-choline PET has shown similar diagnostic performance to FDG-PET/CT in the identification of gynaecologic tumours</w:delText>
        </w:r>
      </w:del>
      <w:r w:rsidRPr="005503B4">
        <w:rPr>
          <w:rFonts w:asciiTheme="majorHAnsi" w:hAnsiTheme="majorHAnsi" w:cstheme="majorHAnsi"/>
          <w:sz w:val="22"/>
          <w:szCs w:val="22"/>
        </w:rPr>
        <w:t>.</w:t>
      </w:r>
      <w:del w:id="205" w:author="Tara Barwick" w:date="2023-08-04T13:42:00Z">
        <w:r w:rsidRPr="005503B4" w:rsidDel="00C85A46">
          <w:rPr>
            <w:rFonts w:asciiTheme="majorHAnsi" w:hAnsiTheme="majorHAnsi" w:cstheme="majorHAnsi"/>
            <w:sz w:val="22"/>
            <w:szCs w:val="22"/>
          </w:rPr>
          <w:delText xml:space="preserve"> Additionally, </w:delText>
        </w:r>
        <w:r w:rsidRPr="005503B4" w:rsidDel="00C85A46">
          <w:rPr>
            <w:rFonts w:asciiTheme="majorHAnsi" w:hAnsiTheme="majorHAnsi" w:cstheme="majorHAnsi"/>
            <w:sz w:val="22"/>
            <w:szCs w:val="22"/>
            <w:vertAlign w:val="superscript"/>
          </w:rPr>
          <w:delText>11</w:delText>
        </w:r>
        <w:r w:rsidRPr="005503B4" w:rsidDel="00C85A46">
          <w:rPr>
            <w:rFonts w:asciiTheme="majorHAnsi" w:hAnsiTheme="majorHAnsi" w:cstheme="majorHAnsi"/>
            <w:sz w:val="22"/>
            <w:szCs w:val="22"/>
          </w:rPr>
          <w:delText>C-choline PET/CT had high accuracy for nodal staging in uterine carcinoma</w:delText>
        </w:r>
      </w:del>
      <w:r w:rsidRPr="005503B4">
        <w:rPr>
          <w:rFonts w:asciiTheme="majorHAnsi" w:hAnsiTheme="majorHAnsi" w:cstheme="majorHAnsi"/>
          <w:sz w:val="22"/>
          <w:szCs w:val="22"/>
        </w:rPr>
        <w:t xml:space="preserve">. Despite </w:t>
      </w:r>
      <w:del w:id="206" w:author="Tara Barwick" w:date="2023-08-04T13:43:00Z">
        <w:r w:rsidRPr="005503B4" w:rsidDel="00C85A46">
          <w:rPr>
            <w:rFonts w:asciiTheme="majorHAnsi" w:hAnsiTheme="majorHAnsi" w:cstheme="majorHAnsi"/>
            <w:sz w:val="22"/>
            <w:szCs w:val="22"/>
          </w:rPr>
          <w:delText xml:space="preserve">positive </w:delText>
        </w:r>
      </w:del>
      <w:ins w:id="207" w:author="Tara Barwick" w:date="2023-08-04T13:43:00Z">
        <w:r w:rsidR="00C85A46">
          <w:rPr>
            <w:rFonts w:asciiTheme="majorHAnsi" w:hAnsiTheme="majorHAnsi" w:cstheme="majorHAnsi"/>
            <w:sz w:val="22"/>
            <w:szCs w:val="22"/>
          </w:rPr>
          <w:t xml:space="preserve">promising </w:t>
        </w:r>
        <w:r w:rsidR="00C85A46" w:rsidRPr="005503B4">
          <w:rPr>
            <w:rFonts w:asciiTheme="majorHAnsi" w:hAnsiTheme="majorHAnsi" w:cstheme="majorHAnsi"/>
            <w:sz w:val="22"/>
            <w:szCs w:val="22"/>
          </w:rPr>
          <w:t xml:space="preserve"> </w:t>
        </w:r>
      </w:ins>
      <w:r w:rsidRPr="005503B4">
        <w:rPr>
          <w:rFonts w:asciiTheme="majorHAnsi" w:hAnsiTheme="majorHAnsi" w:cstheme="majorHAnsi"/>
          <w:sz w:val="22"/>
          <w:szCs w:val="22"/>
        </w:rPr>
        <w:t>early findings</w:t>
      </w:r>
      <w:ins w:id="208" w:author="Tara Barwick" w:date="2023-08-04T13:43:00Z">
        <w:r w:rsidR="00C85A46">
          <w:rPr>
            <w:rFonts w:asciiTheme="majorHAnsi" w:hAnsiTheme="majorHAnsi" w:cstheme="majorHAnsi"/>
            <w:sz w:val="22"/>
            <w:szCs w:val="22"/>
          </w:rPr>
          <w:t xml:space="preserve">, prior to the MAPPING study, </w:t>
        </w:r>
      </w:ins>
      <w:r w:rsidRPr="005503B4">
        <w:rPr>
          <w:rFonts w:asciiTheme="majorHAnsi" w:hAnsiTheme="majorHAnsi" w:cstheme="majorHAnsi"/>
          <w:sz w:val="22"/>
          <w:szCs w:val="22"/>
        </w:rPr>
        <w:t xml:space="preserve"> no large prospective studies have reported the performance of </w:t>
      </w:r>
      <w:r w:rsidRPr="005503B4">
        <w:rPr>
          <w:rFonts w:asciiTheme="majorHAnsi" w:hAnsiTheme="majorHAnsi" w:cstheme="majorHAnsi"/>
          <w:sz w:val="22"/>
          <w:szCs w:val="22"/>
          <w:vertAlign w:val="superscript"/>
        </w:rPr>
        <w:t>18</w:t>
      </w:r>
      <w:r w:rsidRPr="005503B4">
        <w:rPr>
          <w:rFonts w:asciiTheme="majorHAnsi" w:hAnsiTheme="majorHAnsi" w:cstheme="majorHAnsi"/>
          <w:sz w:val="22"/>
          <w:szCs w:val="22"/>
        </w:rPr>
        <w:t>F-fluoroethyl-choline-PET/CT (FEC-PET/CT) in the diagnosis of nodal involvement in endometrial or cervical cancer. Furthermore</w:t>
      </w:r>
      <w:commentRangeStart w:id="209"/>
      <w:r w:rsidRPr="005503B4">
        <w:rPr>
          <w:rFonts w:asciiTheme="majorHAnsi" w:hAnsiTheme="majorHAnsi" w:cstheme="majorHAnsi"/>
          <w:sz w:val="22"/>
          <w:szCs w:val="22"/>
        </w:rPr>
        <w:t xml:space="preserve">, no investigations </w:t>
      </w:r>
      <w:commentRangeEnd w:id="209"/>
      <w:r w:rsidR="00C85A46">
        <w:rPr>
          <w:rStyle w:val="CommentReference"/>
        </w:rPr>
        <w:commentReference w:id="209"/>
      </w:r>
      <w:r w:rsidRPr="005503B4">
        <w:rPr>
          <w:rFonts w:asciiTheme="majorHAnsi" w:hAnsiTheme="majorHAnsi" w:cstheme="majorHAnsi"/>
          <w:sz w:val="22"/>
          <w:szCs w:val="22"/>
        </w:rPr>
        <w:t xml:space="preserve">into the diagnostic utility of nodal </w:t>
      </w:r>
      <w:proofErr w:type="spellStart"/>
      <w:r w:rsidRPr="005503B4">
        <w:rPr>
          <w:rFonts w:asciiTheme="majorHAnsi" w:hAnsiTheme="majorHAnsi" w:cstheme="majorHAnsi"/>
          <w:sz w:val="22"/>
          <w:szCs w:val="22"/>
        </w:rPr>
        <w:t>SUVmax</w:t>
      </w:r>
      <w:proofErr w:type="spellEnd"/>
      <w:r w:rsidRPr="005503B4">
        <w:rPr>
          <w:rFonts w:asciiTheme="majorHAnsi" w:hAnsiTheme="majorHAnsi" w:cstheme="majorHAnsi"/>
          <w:sz w:val="22"/>
          <w:szCs w:val="22"/>
        </w:rPr>
        <w:t xml:space="preserve"> on FEC-PET/CT in </w:t>
      </w:r>
      <w:proofErr w:type="spellStart"/>
      <w:r w:rsidRPr="005503B4">
        <w:rPr>
          <w:rFonts w:asciiTheme="majorHAnsi" w:hAnsiTheme="majorHAnsi" w:cstheme="majorHAnsi"/>
          <w:sz w:val="22"/>
          <w:szCs w:val="22"/>
        </w:rPr>
        <w:t>gynaecological</w:t>
      </w:r>
      <w:proofErr w:type="spellEnd"/>
      <w:r w:rsidRPr="005503B4">
        <w:rPr>
          <w:rFonts w:asciiTheme="majorHAnsi" w:hAnsiTheme="majorHAnsi" w:cstheme="majorHAnsi"/>
          <w:sz w:val="22"/>
          <w:szCs w:val="22"/>
        </w:rPr>
        <w:t xml:space="preserve"> cancers have been conducted to date.</w:t>
      </w:r>
      <w:r w:rsidRPr="005503B4">
        <w:rPr>
          <w:rFonts w:asciiTheme="majorHAnsi" w:hAnsiTheme="majorHAnsi" w:cstheme="majorHAnsi"/>
          <w:sz w:val="22"/>
          <w:szCs w:val="22"/>
        </w:rPr>
        <w:br/>
        <w:t xml:space="preserve">The </w:t>
      </w:r>
      <w:ins w:id="210" w:author="Tara Barwick" w:date="2023-08-04T13:21:00Z">
        <w:r w:rsidR="00CE0AFA">
          <w:rPr>
            <w:rFonts w:asciiTheme="majorHAnsi" w:hAnsiTheme="majorHAnsi" w:cstheme="majorHAnsi"/>
            <w:sz w:val="22"/>
            <w:szCs w:val="22"/>
          </w:rPr>
          <w:t xml:space="preserve">MAPPING study was a large, </w:t>
        </w:r>
        <w:proofErr w:type="spellStart"/>
        <w:r w:rsidR="00CE0AFA">
          <w:rPr>
            <w:rFonts w:asciiTheme="majorHAnsi" w:hAnsiTheme="majorHAnsi" w:cstheme="majorHAnsi"/>
            <w:sz w:val="22"/>
            <w:szCs w:val="22"/>
          </w:rPr>
          <w:t>multicentre</w:t>
        </w:r>
        <w:proofErr w:type="spellEnd"/>
        <w:r w:rsidR="00CE0AFA">
          <w:rPr>
            <w:rFonts w:asciiTheme="majorHAnsi" w:hAnsiTheme="majorHAnsi" w:cstheme="majorHAnsi"/>
            <w:sz w:val="22"/>
            <w:szCs w:val="22"/>
          </w:rPr>
          <w:t xml:space="preserve">, prospective study with the primary aim of assessing the diagnostic accuracy </w:t>
        </w:r>
      </w:ins>
      <w:ins w:id="211" w:author="Tara Barwick" w:date="2023-08-04T13:22:00Z">
        <w:r w:rsidR="00CE0AFA">
          <w:rPr>
            <w:rFonts w:asciiTheme="majorHAnsi" w:hAnsiTheme="majorHAnsi" w:cstheme="majorHAnsi"/>
            <w:sz w:val="22"/>
            <w:szCs w:val="22"/>
          </w:rPr>
          <w:t xml:space="preserve">of </w:t>
        </w:r>
        <w:r w:rsidR="00CE0AFA" w:rsidRPr="005503B4">
          <w:rPr>
            <w:rFonts w:asciiTheme="majorHAnsi" w:hAnsiTheme="majorHAnsi" w:cstheme="majorHAnsi"/>
            <w:sz w:val="22"/>
            <w:szCs w:val="22"/>
          </w:rPr>
          <w:t xml:space="preserve">FDG-PET/CT, FEC-PET/CT and DW-MRI </w:t>
        </w:r>
        <w:r w:rsidR="00CE0AFA">
          <w:rPr>
            <w:rFonts w:asciiTheme="majorHAnsi" w:hAnsiTheme="majorHAnsi" w:cstheme="majorHAnsi"/>
            <w:sz w:val="22"/>
            <w:szCs w:val="22"/>
          </w:rPr>
          <w:t xml:space="preserve">for the detection of nodal disease in surgically staged endometrial and cervical cancers (ref mapping). </w:t>
        </w:r>
      </w:ins>
      <w:ins w:id="212" w:author="Tara Barwick" w:date="2023-08-04T13:24:00Z">
        <w:r w:rsidR="00CE0AFA">
          <w:rPr>
            <w:rFonts w:asciiTheme="majorHAnsi" w:hAnsiTheme="majorHAnsi" w:cstheme="majorHAnsi"/>
            <w:sz w:val="22"/>
            <w:szCs w:val="22"/>
          </w:rPr>
          <w:t xml:space="preserve">Visual analysis of both PET/CT and DW-MRI data was performed. </w:t>
        </w:r>
      </w:ins>
      <w:ins w:id="213" w:author="Tara Barwick" w:date="2023-08-04T13:25:00Z">
        <w:r w:rsidR="00CE0AFA" w:rsidRPr="005503B4">
          <w:rPr>
            <w:rFonts w:asciiTheme="majorHAnsi" w:hAnsiTheme="majorHAnsi" w:cstheme="majorHAnsi"/>
            <w:sz w:val="22"/>
            <w:szCs w:val="22"/>
          </w:rPr>
          <w:t>This study forms part of the secondary analysis of the prospective UK MAPPING study</w:t>
        </w:r>
        <w:r w:rsidR="00CE0AFA">
          <w:rPr>
            <w:rFonts w:asciiTheme="majorHAnsi" w:hAnsiTheme="majorHAnsi" w:cstheme="majorHAnsi"/>
            <w:sz w:val="22"/>
            <w:szCs w:val="22"/>
          </w:rPr>
          <w:t>. The</w:t>
        </w:r>
        <w:r w:rsidR="00CE0AFA" w:rsidRPr="005503B4">
          <w:rPr>
            <w:rFonts w:asciiTheme="majorHAnsi" w:hAnsiTheme="majorHAnsi" w:cstheme="majorHAnsi"/>
            <w:sz w:val="22"/>
            <w:szCs w:val="22"/>
          </w:rPr>
          <w:t xml:space="preserve"> </w:t>
        </w:r>
      </w:ins>
      <w:r w:rsidRPr="005503B4">
        <w:rPr>
          <w:rFonts w:asciiTheme="majorHAnsi" w:hAnsiTheme="majorHAnsi" w:cstheme="majorHAnsi"/>
          <w:sz w:val="22"/>
          <w:szCs w:val="22"/>
        </w:rPr>
        <w:t>present study aims to investigate the ability of quantitative measurements from FDG-PET/CT, FEC-PET/CT and DW-MRI in differentiation of metastatic and benign lymph nodes and determine the diagnostic utility of these imaging techniques.</w:t>
      </w:r>
      <w:del w:id="214" w:author="Tara Barwick" w:date="2023-08-04T13:25:00Z">
        <w:r w:rsidRPr="005503B4" w:rsidDel="00CE0AFA">
          <w:rPr>
            <w:rFonts w:asciiTheme="majorHAnsi" w:hAnsiTheme="majorHAnsi" w:cstheme="majorHAnsi"/>
            <w:sz w:val="22"/>
            <w:szCs w:val="22"/>
          </w:rPr>
          <w:br/>
          <w:delText xml:space="preserve">This study forms part of the secondary analysis of the prospective UK MAPPING study </w:delText>
        </w:r>
      </w:del>
      <w:r w:rsidRPr="005503B4">
        <w:rPr>
          <w:rFonts w:asciiTheme="majorHAnsi" w:hAnsiTheme="majorHAnsi" w:cstheme="majorHAnsi"/>
          <w:sz w:val="22"/>
          <w:szCs w:val="22"/>
        </w:rPr>
        <w:t>.</w:t>
      </w:r>
      <w:r w:rsidRPr="005503B4">
        <w:rPr>
          <w:rFonts w:asciiTheme="majorHAnsi" w:hAnsiTheme="majorHAnsi" w:cstheme="majorHAnsi"/>
          <w:sz w:val="22"/>
          <w:szCs w:val="22"/>
        </w:rPr>
        <w:br/>
      </w:r>
    </w:p>
    <w:p w14:paraId="6F234547" w14:textId="77777777" w:rsidR="00867BEF" w:rsidRPr="005503B4" w:rsidRDefault="00000000">
      <w:pPr>
        <w:pStyle w:val="Heading1"/>
        <w:rPr>
          <w:rFonts w:cstheme="majorHAnsi"/>
          <w:sz w:val="22"/>
          <w:szCs w:val="22"/>
        </w:rPr>
      </w:pPr>
      <w:bookmarkStart w:id="215" w:name="methods"/>
      <w:bookmarkEnd w:id="2"/>
      <w:r w:rsidRPr="005503B4">
        <w:rPr>
          <w:rFonts w:cstheme="majorHAnsi"/>
          <w:sz w:val="22"/>
          <w:szCs w:val="22"/>
        </w:rPr>
        <w:t>Methods</w:t>
      </w:r>
    </w:p>
    <w:p w14:paraId="3725A1D1" w14:textId="77777777" w:rsidR="00867BEF" w:rsidRPr="005503B4" w:rsidRDefault="00000000">
      <w:pPr>
        <w:pStyle w:val="Heading2"/>
        <w:rPr>
          <w:rFonts w:cstheme="majorHAnsi"/>
          <w:sz w:val="22"/>
          <w:szCs w:val="22"/>
        </w:rPr>
      </w:pPr>
      <w:bookmarkStart w:id="216" w:name="patients"/>
      <w:r w:rsidRPr="005503B4">
        <w:rPr>
          <w:rFonts w:cstheme="majorHAnsi"/>
          <w:sz w:val="22"/>
          <w:szCs w:val="22"/>
        </w:rPr>
        <w:t>Patients</w:t>
      </w:r>
    </w:p>
    <w:p w14:paraId="39BD8D7E" w14:textId="77777777" w:rsidR="00867BEF" w:rsidRPr="005503B4" w:rsidRDefault="00000000">
      <w:pPr>
        <w:pStyle w:val="FirstParagraph"/>
        <w:rPr>
          <w:rFonts w:asciiTheme="majorHAnsi" w:hAnsiTheme="majorHAnsi" w:cstheme="majorHAnsi"/>
          <w:sz w:val="22"/>
          <w:szCs w:val="22"/>
        </w:rPr>
      </w:pPr>
      <w:r w:rsidRPr="005503B4">
        <w:rPr>
          <w:rFonts w:asciiTheme="majorHAnsi" w:hAnsiTheme="majorHAnsi" w:cstheme="majorHAnsi"/>
          <w:sz w:val="22"/>
          <w:szCs w:val="22"/>
        </w:rPr>
        <w:t xml:space="preserve">This study analyses data from the MAPPING study: a </w:t>
      </w:r>
      <w:proofErr w:type="spellStart"/>
      <w:r w:rsidRPr="005503B4">
        <w:rPr>
          <w:rFonts w:asciiTheme="majorHAnsi" w:hAnsiTheme="majorHAnsi" w:cstheme="majorHAnsi"/>
          <w:sz w:val="22"/>
          <w:szCs w:val="22"/>
        </w:rPr>
        <w:t>multicentre</w:t>
      </w:r>
      <w:proofErr w:type="spellEnd"/>
      <w:r w:rsidRPr="005503B4">
        <w:rPr>
          <w:rFonts w:asciiTheme="majorHAnsi" w:hAnsiTheme="majorHAnsi" w:cstheme="majorHAnsi"/>
          <w:sz w:val="22"/>
          <w:szCs w:val="22"/>
        </w:rPr>
        <w:t>, prospective study evaluating the diagnostic accuracy of FDG-PET/CT, FEC-PET/CT and DW-MRI in the detection of nodal metastases. A full summary of the Materials and Methods can be found in Rockall et al. (2021); key methods are detailed here</w:t>
      </w:r>
      <w:del w:id="217" w:author="Tara Barwick" w:date="2023-08-04T11:13:00Z">
        <w:r w:rsidRPr="005503B4" w:rsidDel="00E2522C">
          <w:rPr>
            <w:rFonts w:asciiTheme="majorHAnsi" w:hAnsiTheme="majorHAnsi" w:cstheme="majorHAnsi"/>
            <w:sz w:val="22"/>
            <w:szCs w:val="22"/>
          </w:rPr>
          <w:delText xml:space="preserve"> </w:delText>
        </w:r>
      </w:del>
      <w:r w:rsidRPr="005503B4">
        <w:rPr>
          <w:rFonts w:asciiTheme="majorHAnsi" w:hAnsiTheme="majorHAnsi" w:cstheme="majorHAnsi"/>
          <w:sz w:val="22"/>
          <w:szCs w:val="22"/>
        </w:rPr>
        <w:t>.</w:t>
      </w:r>
    </w:p>
    <w:p w14:paraId="37E9E7F3" w14:textId="0AC87B0B" w:rsidR="00867BEF" w:rsidRPr="005503B4" w:rsidRDefault="00000000">
      <w:pPr>
        <w:pStyle w:val="BodyText"/>
        <w:rPr>
          <w:rFonts w:asciiTheme="majorHAnsi" w:hAnsiTheme="majorHAnsi" w:cstheme="majorHAnsi"/>
          <w:sz w:val="22"/>
          <w:szCs w:val="22"/>
        </w:rPr>
      </w:pPr>
      <w:r w:rsidRPr="005503B4">
        <w:rPr>
          <w:rFonts w:asciiTheme="majorHAnsi" w:hAnsiTheme="majorHAnsi" w:cstheme="majorHAnsi"/>
          <w:sz w:val="22"/>
          <w:szCs w:val="22"/>
        </w:rPr>
        <w:t xml:space="preserve">Participants were </w:t>
      </w:r>
      <w:ins w:id="218" w:author="Tara Barwick" w:date="2023-08-01T22:06:00Z">
        <w:r w:rsidR="00A55830" w:rsidRPr="005503B4">
          <w:rPr>
            <w:rFonts w:asciiTheme="majorHAnsi" w:hAnsiTheme="majorHAnsi" w:cstheme="majorHAnsi"/>
            <w:sz w:val="22"/>
            <w:szCs w:val="22"/>
          </w:rPr>
          <w:t xml:space="preserve">prospectively </w:t>
        </w:r>
      </w:ins>
      <w:r w:rsidRPr="005503B4">
        <w:rPr>
          <w:rFonts w:asciiTheme="majorHAnsi" w:hAnsiTheme="majorHAnsi" w:cstheme="majorHAnsi"/>
          <w:sz w:val="22"/>
          <w:szCs w:val="22"/>
        </w:rPr>
        <w:t xml:space="preserve">recruited from 5 gynae-oncology tertiary </w:t>
      </w:r>
      <w:ins w:id="219" w:author="Tara Barwick" w:date="2023-08-04T11:14:00Z">
        <w:r w:rsidR="00E2522C">
          <w:rPr>
            <w:rFonts w:asciiTheme="majorHAnsi" w:hAnsiTheme="majorHAnsi" w:cstheme="majorHAnsi"/>
            <w:sz w:val="22"/>
            <w:szCs w:val="22"/>
          </w:rPr>
          <w:t xml:space="preserve">UK </w:t>
        </w:r>
      </w:ins>
      <w:r w:rsidRPr="005503B4">
        <w:rPr>
          <w:rFonts w:asciiTheme="majorHAnsi" w:hAnsiTheme="majorHAnsi" w:cstheme="majorHAnsi"/>
          <w:sz w:val="22"/>
          <w:szCs w:val="22"/>
        </w:rPr>
        <w:t xml:space="preserve">referral </w:t>
      </w:r>
      <w:proofErr w:type="spellStart"/>
      <w:r w:rsidRPr="005503B4">
        <w:rPr>
          <w:rFonts w:asciiTheme="majorHAnsi" w:hAnsiTheme="majorHAnsi" w:cstheme="majorHAnsi"/>
          <w:sz w:val="22"/>
          <w:szCs w:val="22"/>
        </w:rPr>
        <w:t>centres</w:t>
      </w:r>
      <w:proofErr w:type="spellEnd"/>
      <w:del w:id="220" w:author="Tara Barwick" w:date="2023-08-04T11:14:00Z">
        <w:r w:rsidRPr="005503B4" w:rsidDel="00E2522C">
          <w:rPr>
            <w:rFonts w:asciiTheme="majorHAnsi" w:hAnsiTheme="majorHAnsi" w:cstheme="majorHAnsi"/>
            <w:sz w:val="22"/>
            <w:szCs w:val="22"/>
          </w:rPr>
          <w:delText xml:space="preserve"> in National Health Service (NHS) hospitals in England</w:delText>
        </w:r>
      </w:del>
      <w:r w:rsidRPr="005503B4">
        <w:rPr>
          <w:rFonts w:asciiTheme="majorHAnsi" w:hAnsiTheme="majorHAnsi" w:cstheme="majorHAnsi"/>
          <w:sz w:val="22"/>
          <w:szCs w:val="22"/>
        </w:rPr>
        <w:t xml:space="preserve">. Eligible patients were over the age of 18 years </w:t>
      </w:r>
      <w:del w:id="221" w:author="Tara Barwick" w:date="2023-08-04T11:14:00Z">
        <w:r w:rsidRPr="005503B4" w:rsidDel="00E2522C">
          <w:rPr>
            <w:rFonts w:asciiTheme="majorHAnsi" w:hAnsiTheme="majorHAnsi" w:cstheme="majorHAnsi"/>
            <w:sz w:val="22"/>
            <w:szCs w:val="22"/>
          </w:rPr>
          <w:delText>and had</w:delText>
        </w:r>
      </w:del>
      <w:ins w:id="222" w:author="Tara Barwick" w:date="2023-08-04T11:14:00Z">
        <w:r w:rsidR="00E2522C">
          <w:rPr>
            <w:rFonts w:asciiTheme="majorHAnsi" w:hAnsiTheme="majorHAnsi" w:cstheme="majorHAnsi"/>
            <w:sz w:val="22"/>
            <w:szCs w:val="22"/>
          </w:rPr>
          <w:t>with</w:t>
        </w:r>
      </w:ins>
      <w:r w:rsidRPr="005503B4">
        <w:rPr>
          <w:rFonts w:asciiTheme="majorHAnsi" w:hAnsiTheme="majorHAnsi" w:cstheme="majorHAnsi"/>
          <w:sz w:val="22"/>
          <w:szCs w:val="22"/>
        </w:rPr>
        <w:t xml:space="preserve"> newly diagnosed, histologically confirmed cervical or endometrial cancer. Age, </w:t>
      </w:r>
      <w:proofErr w:type="spellStart"/>
      <w:r w:rsidRPr="005503B4">
        <w:rPr>
          <w:rFonts w:asciiTheme="majorHAnsi" w:hAnsiTheme="majorHAnsi" w:cstheme="majorHAnsi"/>
          <w:sz w:val="22"/>
          <w:szCs w:val="22"/>
        </w:rPr>
        <w:t>tumour</w:t>
      </w:r>
      <w:proofErr w:type="spellEnd"/>
      <w:r w:rsidRPr="005503B4">
        <w:rPr>
          <w:rFonts w:asciiTheme="majorHAnsi" w:hAnsiTheme="majorHAnsi" w:cstheme="majorHAnsi"/>
          <w:sz w:val="22"/>
          <w:szCs w:val="22"/>
        </w:rPr>
        <w:t xml:space="preserve"> grade, </w:t>
      </w:r>
      <w:commentRangeStart w:id="223"/>
      <w:r w:rsidRPr="005503B4">
        <w:rPr>
          <w:rFonts w:asciiTheme="majorHAnsi" w:hAnsiTheme="majorHAnsi" w:cstheme="majorHAnsi"/>
          <w:sz w:val="22"/>
          <w:szCs w:val="22"/>
        </w:rPr>
        <w:t>pre-and post-treatment FIGO stage</w:t>
      </w:r>
      <w:commentRangeEnd w:id="223"/>
      <w:r w:rsidR="00E2522C">
        <w:rPr>
          <w:rStyle w:val="CommentReference"/>
        </w:rPr>
        <w:commentReference w:id="223"/>
      </w:r>
      <w:r w:rsidRPr="005503B4">
        <w:rPr>
          <w:rFonts w:asciiTheme="majorHAnsi" w:hAnsiTheme="majorHAnsi" w:cstheme="majorHAnsi"/>
          <w:sz w:val="22"/>
          <w:szCs w:val="22"/>
        </w:rPr>
        <w:t xml:space="preserve"> and the final treatment received were collected.</w:t>
      </w:r>
    </w:p>
    <w:p w14:paraId="23743291" w14:textId="711B113A" w:rsidR="00867BEF" w:rsidRPr="005503B4" w:rsidRDefault="00000000">
      <w:pPr>
        <w:pStyle w:val="BodyText"/>
        <w:rPr>
          <w:rFonts w:asciiTheme="majorHAnsi" w:hAnsiTheme="majorHAnsi" w:cstheme="majorHAnsi"/>
          <w:sz w:val="22"/>
          <w:szCs w:val="22"/>
        </w:rPr>
      </w:pPr>
      <w:r w:rsidRPr="005503B4">
        <w:rPr>
          <w:rFonts w:asciiTheme="majorHAnsi" w:hAnsiTheme="majorHAnsi" w:cstheme="majorHAnsi"/>
          <w:sz w:val="22"/>
          <w:szCs w:val="22"/>
        </w:rPr>
        <w:t>One-hundred and sixty-two patients were enrolled in the study. Of these, thirty-three cervical cancer and 66 endometrial cancer patients met the primary reference standard of nodal histology, had quantitative imaging data</w:t>
      </w:r>
      <w:ins w:id="224" w:author="Tara Barwick" w:date="2023-08-01T22:07:00Z">
        <w:r w:rsidR="00A55830" w:rsidRPr="005503B4">
          <w:rPr>
            <w:rFonts w:asciiTheme="majorHAnsi" w:hAnsiTheme="majorHAnsi" w:cstheme="majorHAnsi"/>
            <w:sz w:val="22"/>
            <w:szCs w:val="22"/>
          </w:rPr>
          <w:t xml:space="preserve"> (either nodal </w:t>
        </w:r>
        <w:proofErr w:type="spellStart"/>
        <w:r w:rsidR="00A55830" w:rsidRPr="005503B4">
          <w:rPr>
            <w:rFonts w:asciiTheme="majorHAnsi" w:hAnsiTheme="majorHAnsi" w:cstheme="majorHAnsi"/>
            <w:sz w:val="22"/>
            <w:szCs w:val="22"/>
          </w:rPr>
          <w:t>SUV</w:t>
        </w:r>
        <w:r w:rsidR="00A55830" w:rsidRPr="005503B4">
          <w:rPr>
            <w:rFonts w:asciiTheme="majorHAnsi" w:hAnsiTheme="majorHAnsi" w:cstheme="majorHAnsi"/>
            <w:sz w:val="22"/>
            <w:szCs w:val="22"/>
            <w:vertAlign w:val="subscript"/>
          </w:rPr>
          <w:t>max</w:t>
        </w:r>
        <w:proofErr w:type="spellEnd"/>
        <w:r w:rsidR="00A55830" w:rsidRPr="005503B4">
          <w:rPr>
            <w:rFonts w:asciiTheme="majorHAnsi" w:hAnsiTheme="majorHAnsi" w:cstheme="majorHAnsi"/>
            <w:sz w:val="22"/>
            <w:szCs w:val="22"/>
          </w:rPr>
          <w:t xml:space="preserve"> or </w:t>
        </w:r>
        <w:proofErr w:type="spellStart"/>
        <w:r w:rsidR="00A55830" w:rsidRPr="005503B4">
          <w:rPr>
            <w:rFonts w:asciiTheme="majorHAnsi" w:hAnsiTheme="majorHAnsi" w:cstheme="majorHAnsi"/>
            <w:sz w:val="22"/>
            <w:szCs w:val="22"/>
          </w:rPr>
          <w:t>ADC</w:t>
        </w:r>
        <w:r w:rsidR="00A55830" w:rsidRPr="005503B4">
          <w:rPr>
            <w:rFonts w:asciiTheme="majorHAnsi" w:hAnsiTheme="majorHAnsi" w:cstheme="majorHAnsi"/>
            <w:sz w:val="22"/>
            <w:szCs w:val="22"/>
            <w:vertAlign w:val="subscript"/>
          </w:rPr>
          <w:t>mean</w:t>
        </w:r>
        <w:proofErr w:type="spellEnd"/>
        <w:r w:rsidR="00A55830" w:rsidRPr="005503B4">
          <w:rPr>
            <w:rFonts w:asciiTheme="majorHAnsi" w:hAnsiTheme="majorHAnsi" w:cstheme="majorHAnsi"/>
            <w:sz w:val="22"/>
            <w:szCs w:val="22"/>
          </w:rPr>
          <w:t xml:space="preserve"> or both)</w:t>
        </w:r>
      </w:ins>
      <w:r w:rsidRPr="005503B4">
        <w:rPr>
          <w:rFonts w:asciiTheme="majorHAnsi" w:hAnsiTheme="majorHAnsi" w:cstheme="majorHAnsi"/>
          <w:sz w:val="22"/>
          <w:szCs w:val="22"/>
        </w:rPr>
        <w:t>, and were therefore eligible for analysis (Fig. 1).</w:t>
      </w:r>
    </w:p>
    <w:p w14:paraId="3BC49D9F" w14:textId="77777777" w:rsidR="00867BEF" w:rsidRPr="005503B4" w:rsidRDefault="00000000">
      <w:pPr>
        <w:pStyle w:val="Heading2"/>
        <w:rPr>
          <w:rFonts w:cstheme="majorHAnsi"/>
          <w:sz w:val="22"/>
          <w:szCs w:val="22"/>
        </w:rPr>
      </w:pPr>
      <w:bookmarkStart w:id="225" w:name="fdg-petct-and-fec-petct-protocol"/>
      <w:bookmarkEnd w:id="216"/>
      <w:r w:rsidRPr="005503B4">
        <w:rPr>
          <w:rFonts w:cstheme="majorHAnsi"/>
          <w:sz w:val="22"/>
          <w:szCs w:val="22"/>
        </w:rPr>
        <w:lastRenderedPageBreak/>
        <w:t>FDG-PET/CT and FEC-PET/CT protocol</w:t>
      </w:r>
    </w:p>
    <w:p w14:paraId="00DFB867" w14:textId="3A46C48C" w:rsidR="00867BEF" w:rsidRPr="005503B4" w:rsidRDefault="00000000">
      <w:pPr>
        <w:pStyle w:val="FirstParagraph"/>
        <w:rPr>
          <w:rFonts w:asciiTheme="majorHAnsi" w:hAnsiTheme="majorHAnsi" w:cstheme="majorHAnsi"/>
          <w:sz w:val="22"/>
          <w:szCs w:val="22"/>
        </w:rPr>
      </w:pPr>
      <w:r w:rsidRPr="005503B4">
        <w:rPr>
          <w:rFonts w:asciiTheme="majorHAnsi" w:hAnsiTheme="majorHAnsi" w:cstheme="majorHAnsi"/>
          <w:sz w:val="22"/>
          <w:szCs w:val="22"/>
        </w:rPr>
        <w:t xml:space="preserve">FDG and FEC PET/CT scans were acquired using a </w:t>
      </w:r>
      <w:proofErr w:type="spellStart"/>
      <w:r w:rsidRPr="005503B4">
        <w:rPr>
          <w:rFonts w:asciiTheme="majorHAnsi" w:hAnsiTheme="majorHAnsi" w:cstheme="majorHAnsi"/>
          <w:sz w:val="22"/>
          <w:szCs w:val="22"/>
        </w:rPr>
        <w:t>standardised</w:t>
      </w:r>
      <w:proofErr w:type="spellEnd"/>
      <w:r w:rsidRPr="005503B4">
        <w:rPr>
          <w:rFonts w:asciiTheme="majorHAnsi" w:hAnsiTheme="majorHAnsi" w:cstheme="majorHAnsi"/>
          <w:sz w:val="22"/>
          <w:szCs w:val="22"/>
        </w:rPr>
        <w:t xml:space="preserve"> protocol </w:t>
      </w:r>
      <w:del w:id="226" w:author="Tara Barwick" w:date="2023-08-04T11:16:00Z">
        <w:r w:rsidRPr="005503B4" w:rsidDel="00E2522C">
          <w:rPr>
            <w:rFonts w:asciiTheme="majorHAnsi" w:hAnsiTheme="majorHAnsi" w:cstheme="majorHAnsi"/>
            <w:sz w:val="22"/>
            <w:szCs w:val="22"/>
          </w:rPr>
          <w:delText>based on</w:delText>
        </w:r>
      </w:del>
      <w:ins w:id="227" w:author="Tara Barwick" w:date="2023-08-04T11:16:00Z">
        <w:r w:rsidR="00E2522C">
          <w:rPr>
            <w:rFonts w:asciiTheme="majorHAnsi" w:hAnsiTheme="majorHAnsi" w:cstheme="majorHAnsi"/>
            <w:sz w:val="22"/>
            <w:szCs w:val="22"/>
          </w:rPr>
          <w:t>at</w:t>
        </w:r>
      </w:ins>
      <w:r w:rsidRPr="005503B4">
        <w:rPr>
          <w:rFonts w:asciiTheme="majorHAnsi" w:hAnsiTheme="majorHAnsi" w:cstheme="majorHAnsi"/>
          <w:sz w:val="22"/>
          <w:szCs w:val="22"/>
        </w:rPr>
        <w:t xml:space="preserve"> UK NCRI PET Research Network guidance at accredited </w:t>
      </w:r>
      <w:proofErr w:type="spellStart"/>
      <w:r w:rsidRPr="005503B4">
        <w:rPr>
          <w:rFonts w:asciiTheme="majorHAnsi" w:hAnsiTheme="majorHAnsi" w:cstheme="majorHAnsi"/>
          <w:sz w:val="22"/>
          <w:szCs w:val="22"/>
        </w:rPr>
        <w:t>centres</w:t>
      </w:r>
      <w:proofErr w:type="spellEnd"/>
      <w:r w:rsidRPr="005503B4">
        <w:rPr>
          <w:rFonts w:asciiTheme="majorHAnsi" w:hAnsiTheme="majorHAnsi" w:cstheme="majorHAnsi"/>
          <w:sz w:val="22"/>
          <w:szCs w:val="22"/>
        </w:rPr>
        <w:t xml:space="preserve">. Participants were injected with FDG and FEC and scans were acquired at a median of 60 mins post injection on separate days. Low dose CT was performed followed by emission study (base of skull to upper thighs) as 3D acquisitions. Images were reconstructed using ordered subset expectation </w:t>
      </w:r>
      <w:proofErr w:type="spellStart"/>
      <w:r w:rsidRPr="005503B4">
        <w:rPr>
          <w:rFonts w:asciiTheme="majorHAnsi" w:hAnsiTheme="majorHAnsi" w:cstheme="majorHAnsi"/>
          <w:sz w:val="22"/>
          <w:szCs w:val="22"/>
        </w:rPr>
        <w:t>maximisation</w:t>
      </w:r>
      <w:proofErr w:type="spellEnd"/>
      <w:r w:rsidRPr="005503B4">
        <w:rPr>
          <w:rFonts w:asciiTheme="majorHAnsi" w:hAnsiTheme="majorHAnsi" w:cstheme="majorHAnsi"/>
          <w:sz w:val="22"/>
          <w:szCs w:val="22"/>
        </w:rPr>
        <w:t xml:space="preserve"> and the PET images were attenuation corrected using the CT data.</w:t>
      </w:r>
    </w:p>
    <w:p w14:paraId="21B20084" w14:textId="77777777" w:rsidR="00867BEF" w:rsidRPr="005503B4" w:rsidRDefault="00000000">
      <w:pPr>
        <w:pStyle w:val="Heading2"/>
        <w:rPr>
          <w:rFonts w:cstheme="majorHAnsi"/>
          <w:sz w:val="22"/>
          <w:szCs w:val="22"/>
        </w:rPr>
      </w:pPr>
      <w:bookmarkStart w:id="228" w:name="dw-mri-protocol"/>
      <w:bookmarkEnd w:id="225"/>
      <w:r w:rsidRPr="005503B4">
        <w:rPr>
          <w:rFonts w:cstheme="majorHAnsi"/>
          <w:sz w:val="22"/>
          <w:szCs w:val="22"/>
        </w:rPr>
        <w:t>DW-MRI protocol</w:t>
      </w:r>
    </w:p>
    <w:p w14:paraId="44CA8B2A" w14:textId="77777777" w:rsidR="00867BEF" w:rsidRPr="005503B4" w:rsidRDefault="00000000">
      <w:pPr>
        <w:pStyle w:val="FirstParagraph"/>
        <w:rPr>
          <w:rFonts w:asciiTheme="majorHAnsi" w:hAnsiTheme="majorHAnsi" w:cstheme="majorHAnsi"/>
          <w:sz w:val="22"/>
          <w:szCs w:val="22"/>
        </w:rPr>
      </w:pPr>
      <w:r w:rsidRPr="005503B4">
        <w:rPr>
          <w:rFonts w:asciiTheme="majorHAnsi" w:hAnsiTheme="majorHAnsi" w:cstheme="majorHAnsi"/>
          <w:sz w:val="22"/>
          <w:szCs w:val="22"/>
        </w:rPr>
        <w:t>Standard of care conventional MRI scan for staging was performed as per local protocol which included a minimal dataset of MR sequences. The MRI field of view included the pelvis and para-aortic regions up to the level of the left renal vein. For nodal evaluation, readers had a minimal dataset that included axial T1, axial T2 and axial diffusion weighted MRI (b values 0, 300, 600, 900 and 1200) with associated calculated ADC maps.</w:t>
      </w:r>
    </w:p>
    <w:p w14:paraId="2949ACFA" w14:textId="77777777" w:rsidR="00867BEF" w:rsidRPr="005503B4" w:rsidRDefault="00000000">
      <w:pPr>
        <w:pStyle w:val="Heading2"/>
        <w:rPr>
          <w:rFonts w:cstheme="majorHAnsi"/>
          <w:sz w:val="22"/>
          <w:szCs w:val="22"/>
        </w:rPr>
      </w:pPr>
      <w:bookmarkStart w:id="229" w:name="X026e3cc705fda880ceda10b83819b1e22bdef4c"/>
      <w:bookmarkEnd w:id="228"/>
      <w:r w:rsidRPr="005503B4">
        <w:rPr>
          <w:rFonts w:cstheme="majorHAnsi"/>
          <w:sz w:val="22"/>
          <w:szCs w:val="22"/>
        </w:rPr>
        <w:t>Surgical staging and pathologic evaluation</w:t>
      </w:r>
    </w:p>
    <w:p w14:paraId="0A7DC565" w14:textId="7A8996B8" w:rsidR="00867BEF" w:rsidRPr="005503B4" w:rsidRDefault="00000000">
      <w:pPr>
        <w:pStyle w:val="FirstParagraph"/>
        <w:rPr>
          <w:rFonts w:asciiTheme="majorHAnsi" w:hAnsiTheme="majorHAnsi" w:cstheme="majorHAnsi"/>
          <w:sz w:val="22"/>
          <w:szCs w:val="22"/>
        </w:rPr>
      </w:pPr>
      <w:r w:rsidRPr="005503B4">
        <w:rPr>
          <w:rFonts w:asciiTheme="majorHAnsi" w:hAnsiTheme="majorHAnsi" w:cstheme="majorHAnsi"/>
          <w:sz w:val="22"/>
          <w:szCs w:val="22"/>
        </w:rPr>
        <w:t>The primary reference standard was confirmed nodal histology by surgical lymphadenectomy. The surgical lymphadenectomy was undertaken as per the MAPPING study protocol and anatomical location, presence of metastatic disease, and lymph node dimensions in each region (right pelvis, left pelvis, and para-aortic) were recorded. A region was determined to be positive for nodal metastases with the presence of at least one malignant node at histology.</w:t>
      </w:r>
    </w:p>
    <w:p w14:paraId="160A6D9D" w14:textId="77777777" w:rsidR="00867BEF" w:rsidRPr="005503B4" w:rsidRDefault="00000000">
      <w:pPr>
        <w:pStyle w:val="Heading2"/>
        <w:rPr>
          <w:rFonts w:cstheme="majorHAnsi"/>
          <w:sz w:val="22"/>
          <w:szCs w:val="22"/>
        </w:rPr>
      </w:pPr>
      <w:bookmarkStart w:id="230" w:name="image-evaluation"/>
      <w:bookmarkEnd w:id="229"/>
      <w:r w:rsidRPr="005503B4">
        <w:rPr>
          <w:rFonts w:cstheme="majorHAnsi"/>
          <w:sz w:val="22"/>
          <w:szCs w:val="22"/>
        </w:rPr>
        <w:t>Image evaluation</w:t>
      </w:r>
    </w:p>
    <w:p w14:paraId="291BE32C" w14:textId="114CA9EB" w:rsidR="00867BEF" w:rsidRPr="005503B4" w:rsidRDefault="00000000">
      <w:pPr>
        <w:pStyle w:val="FirstParagraph"/>
        <w:rPr>
          <w:rFonts w:asciiTheme="majorHAnsi" w:hAnsiTheme="majorHAnsi" w:cstheme="majorHAnsi"/>
          <w:sz w:val="22"/>
          <w:szCs w:val="22"/>
        </w:rPr>
      </w:pPr>
      <w:r w:rsidRPr="005503B4">
        <w:rPr>
          <w:rFonts w:asciiTheme="majorHAnsi" w:hAnsiTheme="majorHAnsi" w:cstheme="majorHAnsi"/>
          <w:sz w:val="22"/>
          <w:szCs w:val="22"/>
        </w:rPr>
        <w:t xml:space="preserve">All images were read by two </w:t>
      </w:r>
      <w:ins w:id="231" w:author="Tara Barwick" w:date="2023-08-04T11:20:00Z">
        <w:r w:rsidR="008B094D">
          <w:rPr>
            <w:rFonts w:asciiTheme="majorHAnsi" w:hAnsiTheme="majorHAnsi" w:cstheme="majorHAnsi"/>
            <w:sz w:val="22"/>
            <w:szCs w:val="22"/>
          </w:rPr>
          <w:t xml:space="preserve">expert </w:t>
        </w:r>
      </w:ins>
      <w:r w:rsidRPr="005503B4">
        <w:rPr>
          <w:rFonts w:asciiTheme="majorHAnsi" w:hAnsiTheme="majorHAnsi" w:cstheme="majorHAnsi"/>
          <w:sz w:val="22"/>
          <w:szCs w:val="22"/>
        </w:rPr>
        <w:t xml:space="preserve">central MRI and PET readers; the central reads were </w:t>
      </w:r>
      <w:proofErr w:type="spellStart"/>
      <w:r w:rsidRPr="005503B4">
        <w:rPr>
          <w:rFonts w:asciiTheme="majorHAnsi" w:hAnsiTheme="majorHAnsi" w:cstheme="majorHAnsi"/>
          <w:sz w:val="22"/>
          <w:szCs w:val="22"/>
        </w:rPr>
        <w:t>co-ordinated</w:t>
      </w:r>
      <w:proofErr w:type="spellEnd"/>
      <w:r w:rsidRPr="005503B4">
        <w:rPr>
          <w:rFonts w:asciiTheme="majorHAnsi" w:hAnsiTheme="majorHAnsi" w:cstheme="majorHAnsi"/>
          <w:sz w:val="22"/>
          <w:szCs w:val="22"/>
        </w:rPr>
        <w:t xml:space="preserve"> through the UK NCRI PET core lab and the trials unit. A third central PET reader reviewed all PET measurements, and recorded additional readings</w:t>
      </w:r>
      <w:ins w:id="232" w:author="Tara Barwick" w:date="2023-08-04T11:25:00Z">
        <w:r w:rsidR="008B094D">
          <w:rPr>
            <w:rFonts w:asciiTheme="majorHAnsi" w:hAnsiTheme="majorHAnsi" w:cstheme="majorHAnsi"/>
            <w:sz w:val="22"/>
            <w:szCs w:val="22"/>
          </w:rPr>
          <w:t xml:space="preserve"> for detailed SUV analysis of benign versus malignant nodes as the original CRF required </w:t>
        </w:r>
      </w:ins>
      <w:ins w:id="233" w:author="Tara Barwick" w:date="2023-08-04T11:26:00Z">
        <w:r w:rsidR="008B094D">
          <w:rPr>
            <w:rFonts w:asciiTheme="majorHAnsi" w:hAnsiTheme="majorHAnsi" w:cstheme="majorHAnsi"/>
            <w:sz w:val="22"/>
            <w:szCs w:val="22"/>
          </w:rPr>
          <w:t xml:space="preserve">reads to only document the SUV of </w:t>
        </w:r>
        <w:commentRangeStart w:id="234"/>
        <w:r w:rsidR="008B094D">
          <w:rPr>
            <w:rFonts w:asciiTheme="majorHAnsi" w:hAnsiTheme="majorHAnsi" w:cstheme="majorHAnsi"/>
            <w:sz w:val="22"/>
            <w:szCs w:val="22"/>
          </w:rPr>
          <w:t>suspicious nodes</w:t>
        </w:r>
        <w:commentRangeEnd w:id="234"/>
        <w:r w:rsidR="008B094D">
          <w:rPr>
            <w:rStyle w:val="CommentReference"/>
          </w:rPr>
          <w:commentReference w:id="234"/>
        </w:r>
      </w:ins>
      <w:r w:rsidRPr="005503B4">
        <w:rPr>
          <w:rFonts w:asciiTheme="majorHAnsi" w:hAnsiTheme="majorHAnsi" w:cstheme="majorHAnsi"/>
          <w:sz w:val="22"/>
          <w:szCs w:val="22"/>
        </w:rPr>
        <w:t>.</w:t>
      </w:r>
      <w:del w:id="235" w:author="Tara Barwick" w:date="2023-08-04T11:20:00Z">
        <w:r w:rsidRPr="005503B4" w:rsidDel="008B094D">
          <w:rPr>
            <w:rFonts w:asciiTheme="majorHAnsi" w:hAnsiTheme="majorHAnsi" w:cstheme="majorHAnsi"/>
            <w:sz w:val="22"/>
            <w:szCs w:val="22"/>
          </w:rPr>
          <w:delText xml:space="preserve"> </w:delText>
        </w:r>
        <w:commentRangeStart w:id="236"/>
        <w:r w:rsidRPr="005503B4" w:rsidDel="008B094D">
          <w:rPr>
            <w:rFonts w:asciiTheme="majorHAnsi" w:hAnsiTheme="majorHAnsi" w:cstheme="majorHAnsi"/>
            <w:sz w:val="22"/>
            <w:szCs w:val="22"/>
          </w:rPr>
          <w:delText>All readers were accredited radiologists that were core members of the gynae-oncology multi-disciplinary team and/or PET/CT experts</w:delText>
        </w:r>
      </w:del>
      <w:commentRangeEnd w:id="236"/>
      <w:r w:rsidR="008B094D">
        <w:rPr>
          <w:rStyle w:val="CommentReference"/>
        </w:rPr>
        <w:commentReference w:id="236"/>
      </w:r>
      <w:r w:rsidRPr="005503B4">
        <w:rPr>
          <w:rFonts w:asciiTheme="majorHAnsi" w:hAnsiTheme="majorHAnsi" w:cstheme="majorHAnsi"/>
          <w:sz w:val="22"/>
          <w:szCs w:val="22"/>
        </w:rPr>
        <w:t xml:space="preserve">. Readers were made aware of the clinical diagnosis (endometrial or cervical cancer) from the pre-operative biopsy results, as per standard clinical practice. Readers were </w:t>
      </w:r>
      <w:proofErr w:type="spellStart"/>
      <w:r w:rsidRPr="005503B4">
        <w:rPr>
          <w:rFonts w:asciiTheme="majorHAnsi" w:hAnsiTheme="majorHAnsi" w:cstheme="majorHAnsi"/>
          <w:sz w:val="22"/>
          <w:szCs w:val="22"/>
        </w:rPr>
        <w:t>masked</w:t>
      </w:r>
      <w:proofErr w:type="spellEnd"/>
      <w:r w:rsidRPr="005503B4">
        <w:rPr>
          <w:rFonts w:asciiTheme="majorHAnsi" w:hAnsiTheme="majorHAnsi" w:cstheme="majorHAnsi"/>
          <w:sz w:val="22"/>
          <w:szCs w:val="22"/>
        </w:rPr>
        <w:t xml:space="preserve"> to other imaging studies and the final nodal histology.</w:t>
      </w:r>
    </w:p>
    <w:p w14:paraId="2DE6DF3C" w14:textId="77777777" w:rsidR="00867BEF" w:rsidRPr="005503B4" w:rsidRDefault="00000000">
      <w:pPr>
        <w:pStyle w:val="Heading2"/>
        <w:rPr>
          <w:rFonts w:cstheme="majorHAnsi"/>
          <w:sz w:val="22"/>
          <w:szCs w:val="22"/>
        </w:rPr>
      </w:pPr>
      <w:bookmarkStart w:id="237" w:name="fdg-petct-and-fec-petct-image-evaluation"/>
      <w:bookmarkEnd w:id="230"/>
      <w:r w:rsidRPr="005503B4">
        <w:rPr>
          <w:rFonts w:cstheme="majorHAnsi"/>
          <w:sz w:val="22"/>
          <w:szCs w:val="22"/>
        </w:rPr>
        <w:t>FDG-PET/CT and FEC-PET/CT image evaluation</w:t>
      </w:r>
    </w:p>
    <w:p w14:paraId="0D0EC8E2" w14:textId="780C3683" w:rsidR="00867BEF" w:rsidRPr="005503B4" w:rsidRDefault="00000000">
      <w:pPr>
        <w:pStyle w:val="FirstParagraph"/>
        <w:rPr>
          <w:rFonts w:asciiTheme="majorHAnsi" w:hAnsiTheme="majorHAnsi" w:cstheme="majorHAnsi"/>
          <w:sz w:val="22"/>
          <w:szCs w:val="22"/>
        </w:rPr>
      </w:pPr>
      <w:r w:rsidRPr="005503B4">
        <w:rPr>
          <w:rFonts w:asciiTheme="majorHAnsi" w:hAnsiTheme="majorHAnsi" w:cstheme="majorHAnsi"/>
          <w:sz w:val="22"/>
          <w:szCs w:val="22"/>
        </w:rPr>
        <w:t xml:space="preserve">The anatomical location of any focally increased tracer uptake that was higher than background adjacent tissue corresponding to a node of any size on the CT was recorded. An elliptical ROI was manually placed on the slice with the highest activity </w:t>
      </w:r>
      <w:ins w:id="238" w:author="Tara Barwick" w:date="2023-08-04T11:29:00Z">
        <w:r w:rsidR="00D10B14">
          <w:rPr>
            <w:rFonts w:asciiTheme="majorHAnsi" w:hAnsiTheme="majorHAnsi" w:cstheme="majorHAnsi"/>
            <w:sz w:val="22"/>
            <w:szCs w:val="22"/>
          </w:rPr>
          <w:t xml:space="preserve">of the most avid node for each region </w:t>
        </w:r>
      </w:ins>
      <w:ins w:id="239" w:author="Tara Barwick" w:date="2023-08-04T11:30:00Z">
        <w:r w:rsidR="00D10B14">
          <w:rPr>
            <w:rFonts w:asciiTheme="majorHAnsi" w:hAnsiTheme="majorHAnsi" w:cstheme="majorHAnsi"/>
            <w:sz w:val="22"/>
            <w:szCs w:val="22"/>
          </w:rPr>
          <w:t xml:space="preserve">(right/ left pelvis and para-aortic) </w:t>
        </w:r>
      </w:ins>
      <w:r w:rsidRPr="005503B4">
        <w:rPr>
          <w:rFonts w:asciiTheme="majorHAnsi" w:hAnsiTheme="majorHAnsi" w:cstheme="majorHAnsi"/>
          <w:sz w:val="22"/>
          <w:szCs w:val="22"/>
        </w:rPr>
        <w:t xml:space="preserve">and a measurement of </w:t>
      </w:r>
      <w:proofErr w:type="spellStart"/>
      <w:r w:rsidRPr="005503B4">
        <w:rPr>
          <w:rFonts w:asciiTheme="majorHAnsi" w:hAnsiTheme="majorHAnsi" w:cstheme="majorHAnsi"/>
          <w:sz w:val="22"/>
          <w:szCs w:val="22"/>
        </w:rPr>
        <w:t>SUV</w:t>
      </w:r>
      <w:r w:rsidRPr="005503B4">
        <w:rPr>
          <w:rFonts w:asciiTheme="majorHAnsi" w:hAnsiTheme="majorHAnsi" w:cstheme="majorHAnsi"/>
          <w:sz w:val="22"/>
          <w:szCs w:val="22"/>
          <w:vertAlign w:val="subscript"/>
        </w:rPr>
        <w:t>max</w:t>
      </w:r>
      <w:proofErr w:type="spellEnd"/>
      <w:r w:rsidRPr="005503B4">
        <w:rPr>
          <w:rFonts w:asciiTheme="majorHAnsi" w:hAnsiTheme="majorHAnsi" w:cstheme="majorHAnsi"/>
          <w:sz w:val="22"/>
          <w:szCs w:val="22"/>
        </w:rPr>
        <w:t xml:space="preserve"> was recorded. Short-axis and long-axis diameter was recorded for each identified node. </w:t>
      </w:r>
      <w:ins w:id="240" w:author="Tara Barwick" w:date="2023-08-04T11:34:00Z">
        <w:r w:rsidR="00D10B14">
          <w:rPr>
            <w:rFonts w:asciiTheme="majorHAnsi" w:hAnsiTheme="majorHAnsi" w:cstheme="majorHAnsi"/>
            <w:sz w:val="22"/>
            <w:szCs w:val="22"/>
          </w:rPr>
          <w:t>I</w:t>
        </w:r>
        <w:r w:rsidR="00D10B14">
          <w:rPr>
            <w:rFonts w:asciiTheme="majorHAnsi" w:hAnsiTheme="majorHAnsi" w:cstheme="majorHAnsi"/>
            <w:sz w:val="22"/>
            <w:szCs w:val="22"/>
          </w:rPr>
          <w:t xml:space="preserve">n regions with no nodes avid above background on </w:t>
        </w:r>
      </w:ins>
      <w:ins w:id="241" w:author="Tara Barwick" w:date="2023-08-04T11:35:00Z">
        <w:r w:rsidR="00D10B14">
          <w:rPr>
            <w:rFonts w:asciiTheme="majorHAnsi" w:hAnsiTheme="majorHAnsi" w:cstheme="majorHAnsi"/>
            <w:sz w:val="22"/>
            <w:szCs w:val="22"/>
          </w:rPr>
          <w:t xml:space="preserve">PET, if </w:t>
        </w:r>
      </w:ins>
      <w:ins w:id="242" w:author="Tara Barwick" w:date="2023-08-04T11:34:00Z">
        <w:r w:rsidR="00D10B14">
          <w:rPr>
            <w:rFonts w:asciiTheme="majorHAnsi" w:hAnsiTheme="majorHAnsi" w:cstheme="majorHAnsi"/>
            <w:sz w:val="22"/>
            <w:szCs w:val="22"/>
          </w:rPr>
          <w:t xml:space="preserve">a node &gt; 8m long-axis was visible on CT but not avid above background the SUV max of the node was recorded using the CT for guidance in order to include more potential benign nodes for analysis and reduce selection bias. </w:t>
        </w:r>
      </w:ins>
      <w:proofErr w:type="spellStart"/>
      <w:r w:rsidRPr="005503B4">
        <w:rPr>
          <w:rFonts w:asciiTheme="majorHAnsi" w:hAnsiTheme="majorHAnsi" w:cstheme="majorHAnsi"/>
          <w:sz w:val="22"/>
          <w:szCs w:val="22"/>
        </w:rPr>
        <w:t>SUV</w:t>
      </w:r>
      <w:r w:rsidRPr="005503B4">
        <w:rPr>
          <w:rFonts w:asciiTheme="majorHAnsi" w:hAnsiTheme="majorHAnsi" w:cstheme="majorHAnsi"/>
          <w:sz w:val="22"/>
          <w:szCs w:val="22"/>
          <w:vertAlign w:val="subscript"/>
        </w:rPr>
        <w:t>max</w:t>
      </w:r>
      <w:proofErr w:type="spellEnd"/>
      <w:r w:rsidRPr="005503B4">
        <w:rPr>
          <w:rFonts w:asciiTheme="majorHAnsi" w:hAnsiTheme="majorHAnsi" w:cstheme="majorHAnsi"/>
          <w:sz w:val="22"/>
          <w:szCs w:val="22"/>
        </w:rPr>
        <w:t xml:space="preserve"> of the primary </w:t>
      </w:r>
      <w:proofErr w:type="spellStart"/>
      <w:r w:rsidRPr="005503B4">
        <w:rPr>
          <w:rFonts w:asciiTheme="majorHAnsi" w:hAnsiTheme="majorHAnsi" w:cstheme="majorHAnsi"/>
          <w:sz w:val="22"/>
          <w:szCs w:val="22"/>
        </w:rPr>
        <w:t>tumour</w:t>
      </w:r>
      <w:proofErr w:type="spellEnd"/>
      <w:r w:rsidRPr="005503B4">
        <w:rPr>
          <w:rFonts w:asciiTheme="majorHAnsi" w:hAnsiTheme="majorHAnsi" w:cstheme="majorHAnsi"/>
          <w:sz w:val="22"/>
          <w:szCs w:val="22"/>
        </w:rPr>
        <w:t xml:space="preserve"> was also measured by a single central expert PET reader by placing a regular ROI over the primary </w:t>
      </w:r>
      <w:proofErr w:type="spellStart"/>
      <w:r w:rsidRPr="005503B4">
        <w:rPr>
          <w:rFonts w:asciiTheme="majorHAnsi" w:hAnsiTheme="majorHAnsi" w:cstheme="majorHAnsi"/>
          <w:sz w:val="22"/>
          <w:szCs w:val="22"/>
        </w:rPr>
        <w:t>tumour</w:t>
      </w:r>
      <w:proofErr w:type="spellEnd"/>
      <w:r w:rsidRPr="005503B4">
        <w:rPr>
          <w:rFonts w:asciiTheme="majorHAnsi" w:hAnsiTheme="majorHAnsi" w:cstheme="majorHAnsi"/>
          <w:sz w:val="22"/>
          <w:szCs w:val="22"/>
        </w:rPr>
        <w:t xml:space="preserve"> on the slice with the highest activity on a dedicated PET/CT workstation (Hermes Medical Solutions).</w:t>
      </w:r>
    </w:p>
    <w:p w14:paraId="0B3D2F8A" w14:textId="77777777" w:rsidR="00867BEF" w:rsidRPr="005503B4" w:rsidRDefault="00000000">
      <w:pPr>
        <w:pStyle w:val="Heading2"/>
        <w:rPr>
          <w:rFonts w:cstheme="majorHAnsi"/>
          <w:sz w:val="22"/>
          <w:szCs w:val="22"/>
        </w:rPr>
      </w:pPr>
      <w:bookmarkStart w:id="243" w:name="dw-mri-image-evaluation"/>
      <w:bookmarkEnd w:id="237"/>
      <w:r w:rsidRPr="005503B4">
        <w:rPr>
          <w:rFonts w:cstheme="majorHAnsi"/>
          <w:sz w:val="22"/>
          <w:szCs w:val="22"/>
        </w:rPr>
        <w:lastRenderedPageBreak/>
        <w:t>DW-MRI image evaluation</w:t>
      </w:r>
    </w:p>
    <w:p w14:paraId="455585C4" w14:textId="1720ECB6" w:rsidR="00867BEF" w:rsidRPr="005503B4" w:rsidRDefault="00000000">
      <w:pPr>
        <w:pStyle w:val="FirstParagraph"/>
        <w:rPr>
          <w:rFonts w:asciiTheme="majorHAnsi" w:hAnsiTheme="majorHAnsi" w:cstheme="majorHAnsi"/>
          <w:sz w:val="22"/>
          <w:szCs w:val="22"/>
        </w:rPr>
      </w:pPr>
      <w:r w:rsidRPr="005503B4">
        <w:rPr>
          <w:rFonts w:asciiTheme="majorHAnsi" w:hAnsiTheme="majorHAnsi" w:cstheme="majorHAnsi"/>
          <w:sz w:val="22"/>
          <w:szCs w:val="22"/>
        </w:rPr>
        <w:t xml:space="preserve">Readers </w:t>
      </w:r>
      <w:del w:id="244" w:author="Tara Barwick" w:date="2023-08-04T11:43:00Z">
        <w:r w:rsidRPr="005503B4" w:rsidDel="004755D6">
          <w:rPr>
            <w:rFonts w:asciiTheme="majorHAnsi" w:hAnsiTheme="majorHAnsi" w:cstheme="majorHAnsi"/>
            <w:sz w:val="22"/>
            <w:szCs w:val="22"/>
          </w:rPr>
          <w:delText>were aware of the nodal size from the standard of care MRI, and</w:delText>
        </w:r>
      </w:del>
      <w:ins w:id="245" w:author="Tara Barwick" w:date="2023-08-04T11:43:00Z">
        <w:r w:rsidR="004755D6">
          <w:rPr>
            <w:rFonts w:asciiTheme="majorHAnsi" w:hAnsiTheme="majorHAnsi" w:cstheme="majorHAnsi"/>
            <w:sz w:val="22"/>
            <w:szCs w:val="22"/>
          </w:rPr>
          <w:t xml:space="preserve">reviewed the </w:t>
        </w:r>
      </w:ins>
      <w:r w:rsidRPr="005503B4">
        <w:rPr>
          <w:rFonts w:asciiTheme="majorHAnsi" w:hAnsiTheme="majorHAnsi" w:cstheme="majorHAnsi"/>
          <w:sz w:val="22"/>
          <w:szCs w:val="22"/>
        </w:rPr>
        <w:t xml:space="preserve"> DW-MRI </w:t>
      </w:r>
      <w:del w:id="246" w:author="Tara Barwick" w:date="2023-08-04T11:43:00Z">
        <w:r w:rsidRPr="005503B4" w:rsidDel="004755D6">
          <w:rPr>
            <w:rFonts w:asciiTheme="majorHAnsi" w:hAnsiTheme="majorHAnsi" w:cstheme="majorHAnsi"/>
            <w:sz w:val="22"/>
            <w:szCs w:val="22"/>
          </w:rPr>
          <w:delText>was additive</w:delText>
        </w:r>
      </w:del>
      <w:ins w:id="247" w:author="Tara Barwick" w:date="2023-08-04T11:43:00Z">
        <w:r w:rsidR="004755D6">
          <w:rPr>
            <w:rFonts w:asciiTheme="majorHAnsi" w:hAnsiTheme="majorHAnsi" w:cstheme="majorHAnsi"/>
            <w:sz w:val="22"/>
            <w:szCs w:val="22"/>
          </w:rPr>
          <w:t>in conjunction</w:t>
        </w:r>
      </w:ins>
      <w:r w:rsidRPr="005503B4">
        <w:rPr>
          <w:rFonts w:asciiTheme="majorHAnsi" w:hAnsiTheme="majorHAnsi" w:cstheme="majorHAnsi"/>
          <w:sz w:val="22"/>
          <w:szCs w:val="22"/>
        </w:rPr>
        <w:t xml:space="preserve"> </w:t>
      </w:r>
      <w:del w:id="248" w:author="Tara Barwick" w:date="2023-08-04T11:43:00Z">
        <w:r w:rsidRPr="005503B4" w:rsidDel="004755D6">
          <w:rPr>
            <w:rFonts w:asciiTheme="majorHAnsi" w:hAnsiTheme="majorHAnsi" w:cstheme="majorHAnsi"/>
            <w:sz w:val="22"/>
            <w:szCs w:val="22"/>
          </w:rPr>
          <w:delText>to the</w:delText>
        </w:r>
      </w:del>
      <w:ins w:id="249" w:author="Tara Barwick" w:date="2023-08-04T11:43:00Z">
        <w:r w:rsidR="004755D6">
          <w:rPr>
            <w:rFonts w:asciiTheme="majorHAnsi" w:hAnsiTheme="majorHAnsi" w:cstheme="majorHAnsi"/>
            <w:sz w:val="22"/>
            <w:szCs w:val="22"/>
          </w:rPr>
          <w:t xml:space="preserve">with </w:t>
        </w:r>
      </w:ins>
      <w:r w:rsidRPr="005503B4">
        <w:rPr>
          <w:rFonts w:asciiTheme="majorHAnsi" w:hAnsiTheme="majorHAnsi" w:cstheme="majorHAnsi"/>
          <w:sz w:val="22"/>
          <w:szCs w:val="22"/>
        </w:rPr>
        <w:t xml:space="preserve"> standard </w:t>
      </w:r>
      <w:del w:id="250" w:author="Tara Barwick" w:date="2023-08-04T11:43:00Z">
        <w:r w:rsidRPr="005503B4" w:rsidDel="004755D6">
          <w:rPr>
            <w:rFonts w:asciiTheme="majorHAnsi" w:hAnsiTheme="majorHAnsi" w:cstheme="majorHAnsi"/>
            <w:sz w:val="22"/>
            <w:szCs w:val="22"/>
          </w:rPr>
          <w:delText>conventional imaging</w:delText>
        </w:r>
      </w:del>
      <w:ins w:id="251" w:author="Tara Barwick" w:date="2023-08-04T11:43:00Z">
        <w:r w:rsidR="004755D6">
          <w:rPr>
            <w:rFonts w:asciiTheme="majorHAnsi" w:hAnsiTheme="majorHAnsi" w:cstheme="majorHAnsi"/>
            <w:sz w:val="22"/>
            <w:szCs w:val="22"/>
          </w:rPr>
          <w:t>MRI sequences</w:t>
        </w:r>
      </w:ins>
      <w:r w:rsidRPr="005503B4">
        <w:rPr>
          <w:rFonts w:asciiTheme="majorHAnsi" w:hAnsiTheme="majorHAnsi" w:cstheme="majorHAnsi"/>
          <w:sz w:val="22"/>
          <w:szCs w:val="22"/>
        </w:rPr>
        <w:t xml:space="preserve">. Nodes were identified on the high b-value (b = 1200 mm2/s) DW-MRI as non-continuous high signal intensity (SI) round or ovoid structures that corresponded with a node on the anatomical images. </w:t>
      </w:r>
      <w:del w:id="252" w:author="Tara Barwick" w:date="2023-08-04T11:44:00Z">
        <w:r w:rsidRPr="005503B4" w:rsidDel="004755D6">
          <w:rPr>
            <w:rFonts w:asciiTheme="majorHAnsi" w:hAnsiTheme="majorHAnsi" w:cstheme="majorHAnsi"/>
            <w:sz w:val="22"/>
            <w:szCs w:val="22"/>
          </w:rPr>
          <w:delText xml:space="preserve">SA </w:delText>
        </w:r>
      </w:del>
      <w:ins w:id="253" w:author="Tara Barwick" w:date="2023-08-04T11:44:00Z">
        <w:r w:rsidR="004755D6" w:rsidRPr="005503B4">
          <w:rPr>
            <w:rFonts w:asciiTheme="majorHAnsi" w:hAnsiTheme="majorHAnsi" w:cstheme="majorHAnsi"/>
            <w:sz w:val="22"/>
            <w:szCs w:val="22"/>
          </w:rPr>
          <w:t>S</w:t>
        </w:r>
        <w:r w:rsidR="004755D6">
          <w:rPr>
            <w:rFonts w:asciiTheme="majorHAnsi" w:hAnsiTheme="majorHAnsi" w:cstheme="majorHAnsi"/>
            <w:sz w:val="22"/>
            <w:szCs w:val="22"/>
          </w:rPr>
          <w:t>hort-axis</w:t>
        </w:r>
        <w:r w:rsidR="004755D6" w:rsidRPr="005503B4">
          <w:rPr>
            <w:rFonts w:asciiTheme="majorHAnsi" w:hAnsiTheme="majorHAnsi" w:cstheme="majorHAnsi"/>
            <w:sz w:val="22"/>
            <w:szCs w:val="22"/>
          </w:rPr>
          <w:t xml:space="preserve"> </w:t>
        </w:r>
        <w:r w:rsidR="004755D6">
          <w:rPr>
            <w:rFonts w:asciiTheme="majorHAnsi" w:hAnsiTheme="majorHAnsi" w:cstheme="majorHAnsi"/>
            <w:sz w:val="22"/>
            <w:szCs w:val="22"/>
          </w:rPr>
          <w:t>no</w:t>
        </w:r>
      </w:ins>
      <w:ins w:id="254" w:author="Tara Barwick" w:date="2023-08-04T11:45:00Z">
        <w:r w:rsidR="004755D6">
          <w:rPr>
            <w:rFonts w:asciiTheme="majorHAnsi" w:hAnsiTheme="majorHAnsi" w:cstheme="majorHAnsi"/>
            <w:sz w:val="22"/>
            <w:szCs w:val="22"/>
          </w:rPr>
          <w:t xml:space="preserve">dal </w:t>
        </w:r>
      </w:ins>
      <w:r w:rsidRPr="005503B4">
        <w:rPr>
          <w:rFonts w:asciiTheme="majorHAnsi" w:hAnsiTheme="majorHAnsi" w:cstheme="majorHAnsi"/>
          <w:sz w:val="22"/>
          <w:szCs w:val="22"/>
        </w:rPr>
        <w:t xml:space="preserve">diameter </w:t>
      </w:r>
      <w:del w:id="255" w:author="Tara Barwick" w:date="2023-08-04T11:45:00Z">
        <w:r w:rsidRPr="005503B4" w:rsidDel="004755D6">
          <w:rPr>
            <w:rFonts w:asciiTheme="majorHAnsi" w:hAnsiTheme="majorHAnsi" w:cstheme="majorHAnsi"/>
            <w:sz w:val="22"/>
            <w:szCs w:val="22"/>
          </w:rPr>
          <w:delText xml:space="preserve">on MRI </w:delText>
        </w:r>
      </w:del>
      <w:r w:rsidRPr="005503B4">
        <w:rPr>
          <w:rFonts w:asciiTheme="majorHAnsi" w:hAnsiTheme="majorHAnsi" w:cstheme="majorHAnsi"/>
          <w:sz w:val="22"/>
          <w:szCs w:val="22"/>
        </w:rPr>
        <w:t xml:space="preserve">was measured </w:t>
      </w:r>
      <w:del w:id="256" w:author="Tara Barwick" w:date="2023-08-04T11:44:00Z">
        <w:r w:rsidRPr="005503B4" w:rsidDel="004755D6">
          <w:rPr>
            <w:rFonts w:asciiTheme="majorHAnsi" w:hAnsiTheme="majorHAnsi" w:cstheme="majorHAnsi"/>
            <w:sz w:val="22"/>
            <w:szCs w:val="22"/>
          </w:rPr>
          <w:delText>for each identified node. The</w:delText>
        </w:r>
      </w:del>
      <w:ins w:id="257" w:author="Tara Barwick" w:date="2023-08-04T11:44:00Z">
        <w:r w:rsidR="004755D6">
          <w:rPr>
            <w:rFonts w:asciiTheme="majorHAnsi" w:hAnsiTheme="majorHAnsi" w:cstheme="majorHAnsi"/>
            <w:sz w:val="22"/>
            <w:szCs w:val="22"/>
          </w:rPr>
          <w:t xml:space="preserve">and </w:t>
        </w:r>
      </w:ins>
      <w:r w:rsidRPr="005503B4">
        <w:rPr>
          <w:rFonts w:asciiTheme="majorHAnsi" w:hAnsiTheme="majorHAnsi" w:cstheme="majorHAnsi"/>
          <w:sz w:val="22"/>
          <w:szCs w:val="22"/>
        </w:rPr>
        <w:t xml:space="preserve"> </w:t>
      </w:r>
      <w:proofErr w:type="spellStart"/>
      <w:r w:rsidRPr="005503B4">
        <w:rPr>
          <w:rFonts w:asciiTheme="majorHAnsi" w:hAnsiTheme="majorHAnsi" w:cstheme="majorHAnsi"/>
          <w:sz w:val="22"/>
          <w:szCs w:val="22"/>
        </w:rPr>
        <w:t>ADC</w:t>
      </w:r>
      <w:r w:rsidRPr="005503B4">
        <w:rPr>
          <w:rFonts w:asciiTheme="majorHAnsi" w:hAnsiTheme="majorHAnsi" w:cstheme="majorHAnsi"/>
          <w:sz w:val="22"/>
          <w:szCs w:val="22"/>
          <w:vertAlign w:val="subscript"/>
        </w:rPr>
        <w:t>mean</w:t>
      </w:r>
      <w:proofErr w:type="spellEnd"/>
      <w:r w:rsidRPr="005503B4">
        <w:rPr>
          <w:rFonts w:asciiTheme="majorHAnsi" w:hAnsiTheme="majorHAnsi" w:cstheme="majorHAnsi"/>
          <w:sz w:val="22"/>
          <w:szCs w:val="22"/>
        </w:rPr>
        <w:t xml:space="preserve"> of identified nodes </w:t>
      </w:r>
      <w:r w:rsidR="00B535CE" w:rsidRPr="005503B4">
        <w:rPr>
          <w:rFonts w:asciiTheme="majorHAnsi" w:hAnsiTheme="majorHAnsi" w:cstheme="majorHAnsi"/>
          <w:sz w:val="22"/>
          <w:szCs w:val="22"/>
        </w:rPr>
        <w:t>greater than 5 mm short</w:t>
      </w:r>
      <w:ins w:id="258" w:author="Tara Barwick" w:date="2023-08-04T11:45:00Z">
        <w:r w:rsidR="004755D6">
          <w:rPr>
            <w:rFonts w:asciiTheme="majorHAnsi" w:hAnsiTheme="majorHAnsi" w:cstheme="majorHAnsi"/>
            <w:sz w:val="22"/>
            <w:szCs w:val="22"/>
          </w:rPr>
          <w:t>-</w:t>
        </w:r>
      </w:ins>
      <w:del w:id="259" w:author="Tara Barwick" w:date="2023-08-04T11:45:00Z">
        <w:r w:rsidR="00B535CE" w:rsidRPr="005503B4" w:rsidDel="004755D6">
          <w:rPr>
            <w:rFonts w:asciiTheme="majorHAnsi" w:hAnsiTheme="majorHAnsi" w:cstheme="majorHAnsi"/>
            <w:sz w:val="22"/>
            <w:szCs w:val="22"/>
          </w:rPr>
          <w:delText xml:space="preserve"> </w:delText>
        </w:r>
      </w:del>
      <w:r w:rsidR="00B535CE" w:rsidRPr="005503B4">
        <w:rPr>
          <w:rFonts w:asciiTheme="majorHAnsi" w:hAnsiTheme="majorHAnsi" w:cstheme="majorHAnsi"/>
          <w:sz w:val="22"/>
          <w:szCs w:val="22"/>
        </w:rPr>
        <w:t xml:space="preserve">axis diameter </w:t>
      </w:r>
      <w:r w:rsidRPr="005503B4">
        <w:rPr>
          <w:rFonts w:asciiTheme="majorHAnsi" w:hAnsiTheme="majorHAnsi" w:cstheme="majorHAnsi"/>
          <w:sz w:val="22"/>
          <w:szCs w:val="22"/>
        </w:rPr>
        <w:t xml:space="preserve">were measured by manually placing a regular ROI, avoiding the margin and noted </w:t>
      </w:r>
      <w:commentRangeStart w:id="260"/>
      <w:r w:rsidRPr="005503B4">
        <w:rPr>
          <w:rFonts w:asciiTheme="majorHAnsi" w:hAnsiTheme="majorHAnsi" w:cstheme="majorHAnsi"/>
          <w:sz w:val="22"/>
          <w:szCs w:val="22"/>
        </w:rPr>
        <w:t>with anatomical location</w:t>
      </w:r>
      <w:commentRangeEnd w:id="260"/>
      <w:r w:rsidR="004755D6">
        <w:rPr>
          <w:rStyle w:val="CommentReference"/>
        </w:rPr>
        <w:commentReference w:id="260"/>
      </w:r>
      <w:r w:rsidRPr="005503B4">
        <w:rPr>
          <w:rFonts w:asciiTheme="majorHAnsi" w:hAnsiTheme="majorHAnsi" w:cstheme="majorHAnsi"/>
          <w:sz w:val="22"/>
          <w:szCs w:val="22"/>
        </w:rPr>
        <w:t xml:space="preserve">. </w:t>
      </w:r>
      <w:ins w:id="261" w:author="Tara Barwick" w:date="2023-08-04T11:46:00Z">
        <w:r w:rsidR="004755D6">
          <w:rPr>
            <w:rFonts w:asciiTheme="majorHAnsi" w:hAnsiTheme="majorHAnsi" w:cstheme="majorHAnsi"/>
            <w:sz w:val="22"/>
            <w:szCs w:val="22"/>
          </w:rPr>
          <w:t xml:space="preserve">The </w:t>
        </w:r>
      </w:ins>
      <w:proofErr w:type="spellStart"/>
      <w:r w:rsidRPr="005503B4">
        <w:rPr>
          <w:rFonts w:asciiTheme="majorHAnsi" w:hAnsiTheme="majorHAnsi" w:cstheme="majorHAnsi"/>
          <w:sz w:val="22"/>
          <w:szCs w:val="22"/>
        </w:rPr>
        <w:t>ADC</w:t>
      </w:r>
      <w:r w:rsidRPr="005503B4">
        <w:rPr>
          <w:rFonts w:asciiTheme="majorHAnsi" w:hAnsiTheme="majorHAnsi" w:cstheme="majorHAnsi"/>
          <w:sz w:val="22"/>
          <w:szCs w:val="22"/>
          <w:vertAlign w:val="subscript"/>
        </w:rPr>
        <w:t>mean</w:t>
      </w:r>
      <w:proofErr w:type="spellEnd"/>
      <w:r w:rsidRPr="005503B4">
        <w:rPr>
          <w:rFonts w:asciiTheme="majorHAnsi" w:hAnsiTheme="majorHAnsi" w:cstheme="majorHAnsi"/>
          <w:sz w:val="22"/>
          <w:szCs w:val="22"/>
        </w:rPr>
        <w:t xml:space="preserve"> of the primary </w:t>
      </w:r>
      <w:proofErr w:type="spellStart"/>
      <w:r w:rsidRPr="005503B4">
        <w:rPr>
          <w:rFonts w:asciiTheme="majorHAnsi" w:hAnsiTheme="majorHAnsi" w:cstheme="majorHAnsi"/>
          <w:sz w:val="22"/>
          <w:szCs w:val="22"/>
        </w:rPr>
        <w:t>tumour</w:t>
      </w:r>
      <w:proofErr w:type="spellEnd"/>
      <w:r w:rsidRPr="005503B4">
        <w:rPr>
          <w:rFonts w:asciiTheme="majorHAnsi" w:hAnsiTheme="majorHAnsi" w:cstheme="majorHAnsi"/>
          <w:sz w:val="22"/>
          <w:szCs w:val="22"/>
        </w:rPr>
        <w:t xml:space="preserve">, if visible, was also measured </w:t>
      </w:r>
      <w:del w:id="262" w:author="Tara Barwick" w:date="2023-08-04T11:47:00Z">
        <w:r w:rsidRPr="005503B4" w:rsidDel="004755D6">
          <w:rPr>
            <w:rFonts w:asciiTheme="majorHAnsi" w:hAnsiTheme="majorHAnsi" w:cstheme="majorHAnsi"/>
            <w:sz w:val="22"/>
            <w:szCs w:val="22"/>
          </w:rPr>
          <w:delText xml:space="preserve">in each patient </w:delText>
        </w:r>
      </w:del>
      <w:r w:rsidRPr="005503B4">
        <w:rPr>
          <w:rFonts w:asciiTheme="majorHAnsi" w:hAnsiTheme="majorHAnsi" w:cstheme="majorHAnsi"/>
          <w:sz w:val="22"/>
          <w:szCs w:val="22"/>
        </w:rPr>
        <w:t>by both readers in an identical fashion.</w:t>
      </w:r>
    </w:p>
    <w:p w14:paraId="7CF998BA" w14:textId="77777777" w:rsidR="00867BEF" w:rsidRPr="005503B4" w:rsidRDefault="00000000">
      <w:pPr>
        <w:pStyle w:val="Heading2"/>
        <w:rPr>
          <w:rFonts w:cstheme="majorHAnsi"/>
          <w:sz w:val="22"/>
          <w:szCs w:val="22"/>
        </w:rPr>
      </w:pPr>
      <w:bookmarkStart w:id="263" w:name="dataset"/>
      <w:bookmarkEnd w:id="243"/>
      <w:r w:rsidRPr="005503B4">
        <w:rPr>
          <w:rFonts w:cstheme="majorHAnsi"/>
          <w:sz w:val="22"/>
          <w:szCs w:val="22"/>
        </w:rPr>
        <w:t>Dataset</w:t>
      </w:r>
    </w:p>
    <w:p w14:paraId="0E650053" w14:textId="61F903FE" w:rsidR="00867BEF" w:rsidRPr="004755D6" w:rsidRDefault="00000000">
      <w:pPr>
        <w:pStyle w:val="FirstParagraph"/>
        <w:rPr>
          <w:rFonts w:asciiTheme="majorHAnsi" w:hAnsiTheme="majorHAnsi" w:cstheme="majorHAnsi"/>
          <w:sz w:val="22"/>
          <w:szCs w:val="22"/>
        </w:rPr>
      </w:pPr>
      <w:r w:rsidRPr="004755D6">
        <w:rPr>
          <w:rFonts w:asciiTheme="majorHAnsi" w:hAnsiTheme="majorHAnsi" w:cstheme="majorHAnsi"/>
          <w:sz w:val="22"/>
          <w:szCs w:val="22"/>
        </w:rPr>
        <w:t xml:space="preserve">The highest </w:t>
      </w:r>
      <w:proofErr w:type="spellStart"/>
      <w:r w:rsidRPr="004755D6">
        <w:rPr>
          <w:rFonts w:asciiTheme="majorHAnsi" w:hAnsiTheme="majorHAnsi" w:cstheme="majorHAnsi"/>
          <w:sz w:val="22"/>
          <w:szCs w:val="22"/>
        </w:rPr>
        <w:t>SUV</w:t>
      </w:r>
      <w:r w:rsidRPr="004755D6">
        <w:rPr>
          <w:rFonts w:asciiTheme="majorHAnsi" w:hAnsiTheme="majorHAnsi" w:cstheme="majorHAnsi"/>
          <w:sz w:val="22"/>
          <w:szCs w:val="22"/>
          <w:vertAlign w:val="subscript"/>
        </w:rPr>
        <w:t>max</w:t>
      </w:r>
      <w:proofErr w:type="spellEnd"/>
      <w:r w:rsidRPr="004755D6">
        <w:rPr>
          <w:rFonts w:asciiTheme="majorHAnsi" w:hAnsiTheme="majorHAnsi" w:cstheme="majorHAnsi"/>
          <w:sz w:val="22"/>
          <w:szCs w:val="22"/>
        </w:rPr>
        <w:t xml:space="preserve">, for FDG-PET/CT and FEC-PET/CT, and lowest </w:t>
      </w:r>
      <w:proofErr w:type="spellStart"/>
      <w:r w:rsidRPr="004755D6">
        <w:rPr>
          <w:rFonts w:asciiTheme="majorHAnsi" w:hAnsiTheme="majorHAnsi" w:cstheme="majorHAnsi"/>
          <w:sz w:val="22"/>
          <w:szCs w:val="22"/>
        </w:rPr>
        <w:t>ADC</w:t>
      </w:r>
      <w:r w:rsidRPr="004755D6">
        <w:rPr>
          <w:rFonts w:asciiTheme="majorHAnsi" w:hAnsiTheme="majorHAnsi" w:cstheme="majorHAnsi"/>
          <w:sz w:val="22"/>
          <w:szCs w:val="22"/>
          <w:vertAlign w:val="subscript"/>
        </w:rPr>
        <w:t>mean</w:t>
      </w:r>
      <w:proofErr w:type="spellEnd"/>
      <w:r w:rsidRPr="004755D6">
        <w:rPr>
          <w:rFonts w:asciiTheme="majorHAnsi" w:hAnsiTheme="majorHAnsi" w:cstheme="majorHAnsi"/>
          <w:sz w:val="22"/>
          <w:szCs w:val="22"/>
        </w:rPr>
        <w:t xml:space="preserve">, for DW-MRI, from the left pelvis, right pelvis, and para-aortic regions from each reader was selected for analysis. In cases where both readers provided measurements in a region, the readings were averaged and included in the final analysis. Where only one reader provided a measurement in a region, this measurement was included in the final analysis. Where no central readers provided a measurement in a region, the third external </w:t>
      </w:r>
      <w:del w:id="264" w:author="Tara Barwick" w:date="2023-08-01T21:58:00Z">
        <w:r w:rsidRPr="004755D6" w:rsidDel="00B535CE">
          <w:rPr>
            <w:rFonts w:asciiTheme="majorHAnsi" w:hAnsiTheme="majorHAnsi" w:cstheme="majorHAnsi"/>
            <w:sz w:val="22"/>
            <w:szCs w:val="22"/>
          </w:rPr>
          <w:delText xml:space="preserve">reader’s </w:delText>
        </w:r>
      </w:del>
      <w:ins w:id="265" w:author="Tara Barwick" w:date="2023-08-01T21:58:00Z">
        <w:r w:rsidR="00B535CE" w:rsidRPr="004755D6">
          <w:rPr>
            <w:rFonts w:asciiTheme="majorHAnsi" w:hAnsiTheme="majorHAnsi" w:cstheme="majorHAnsi"/>
            <w:sz w:val="22"/>
            <w:szCs w:val="22"/>
          </w:rPr>
          <w:t xml:space="preserve">reader assessed to confirm if any nodes suitable for measurement were present and this </w:t>
        </w:r>
      </w:ins>
      <w:r w:rsidRPr="004755D6">
        <w:rPr>
          <w:rFonts w:asciiTheme="majorHAnsi" w:hAnsiTheme="majorHAnsi" w:cstheme="majorHAnsi"/>
          <w:sz w:val="22"/>
          <w:szCs w:val="22"/>
        </w:rPr>
        <w:t xml:space="preserve">measurement was included in the final analysis. The mean </w:t>
      </w:r>
      <w:proofErr w:type="spellStart"/>
      <w:r w:rsidRPr="004755D6">
        <w:rPr>
          <w:rFonts w:asciiTheme="majorHAnsi" w:hAnsiTheme="majorHAnsi" w:cstheme="majorHAnsi"/>
          <w:sz w:val="22"/>
          <w:szCs w:val="22"/>
        </w:rPr>
        <w:t>SUV</w:t>
      </w:r>
      <w:r w:rsidRPr="004755D6">
        <w:rPr>
          <w:rFonts w:asciiTheme="majorHAnsi" w:hAnsiTheme="majorHAnsi" w:cstheme="majorHAnsi"/>
          <w:sz w:val="22"/>
          <w:szCs w:val="22"/>
          <w:vertAlign w:val="subscript"/>
        </w:rPr>
        <w:t>max</w:t>
      </w:r>
      <w:proofErr w:type="spellEnd"/>
      <w:r w:rsidRPr="004755D6">
        <w:rPr>
          <w:rFonts w:asciiTheme="majorHAnsi" w:hAnsiTheme="majorHAnsi" w:cstheme="majorHAnsi"/>
          <w:sz w:val="22"/>
          <w:szCs w:val="22"/>
        </w:rPr>
        <w:t xml:space="preserve"> from FDG-PET/CT</w:t>
      </w:r>
      <w:ins w:id="266" w:author="Tara Barwick" w:date="2023-08-01T21:59:00Z">
        <w:r w:rsidR="00B535CE" w:rsidRPr="004755D6">
          <w:rPr>
            <w:rFonts w:asciiTheme="majorHAnsi" w:hAnsiTheme="majorHAnsi" w:cstheme="majorHAnsi"/>
            <w:sz w:val="22"/>
            <w:szCs w:val="22"/>
          </w:rPr>
          <w:t xml:space="preserve"> </w:t>
        </w:r>
        <w:proofErr w:type="spellStart"/>
        <w:r w:rsidR="00B535CE" w:rsidRPr="004755D6">
          <w:rPr>
            <w:rFonts w:asciiTheme="majorHAnsi" w:hAnsiTheme="majorHAnsi" w:cstheme="majorHAnsi"/>
            <w:sz w:val="22"/>
            <w:szCs w:val="22"/>
          </w:rPr>
          <w:t>and</w:t>
        </w:r>
      </w:ins>
      <w:del w:id="267" w:author="Tara Barwick" w:date="2023-08-01T21:59:00Z">
        <w:r w:rsidRPr="004755D6" w:rsidDel="00B535CE">
          <w:rPr>
            <w:rFonts w:asciiTheme="majorHAnsi" w:hAnsiTheme="majorHAnsi" w:cstheme="majorHAnsi"/>
            <w:sz w:val="22"/>
            <w:szCs w:val="22"/>
          </w:rPr>
          <w:delText xml:space="preserve">, SUVmax from </w:delText>
        </w:r>
      </w:del>
      <w:r w:rsidRPr="004755D6">
        <w:rPr>
          <w:rFonts w:asciiTheme="majorHAnsi" w:hAnsiTheme="majorHAnsi" w:cstheme="majorHAnsi"/>
          <w:sz w:val="22"/>
          <w:szCs w:val="22"/>
        </w:rPr>
        <w:t>FEC</w:t>
      </w:r>
      <w:proofErr w:type="spellEnd"/>
      <w:r w:rsidRPr="004755D6">
        <w:rPr>
          <w:rFonts w:asciiTheme="majorHAnsi" w:hAnsiTheme="majorHAnsi" w:cstheme="majorHAnsi"/>
          <w:sz w:val="22"/>
          <w:szCs w:val="22"/>
        </w:rPr>
        <w:t xml:space="preserve">-PET/CT, and </w:t>
      </w:r>
      <w:proofErr w:type="spellStart"/>
      <w:r w:rsidRPr="004755D6">
        <w:rPr>
          <w:rFonts w:asciiTheme="majorHAnsi" w:hAnsiTheme="majorHAnsi" w:cstheme="majorHAnsi"/>
          <w:sz w:val="22"/>
          <w:szCs w:val="22"/>
        </w:rPr>
        <w:t>ADC</w:t>
      </w:r>
      <w:r w:rsidRPr="004755D6">
        <w:rPr>
          <w:rFonts w:asciiTheme="majorHAnsi" w:hAnsiTheme="majorHAnsi" w:cstheme="majorHAnsi"/>
          <w:sz w:val="22"/>
          <w:szCs w:val="22"/>
          <w:vertAlign w:val="subscript"/>
        </w:rPr>
        <w:t>mean</w:t>
      </w:r>
      <w:proofErr w:type="spellEnd"/>
      <w:r w:rsidRPr="004755D6">
        <w:rPr>
          <w:rFonts w:asciiTheme="majorHAnsi" w:hAnsiTheme="majorHAnsi" w:cstheme="majorHAnsi"/>
          <w:sz w:val="22"/>
          <w:szCs w:val="22"/>
        </w:rPr>
        <w:t xml:space="preserve"> of the primary </w:t>
      </w:r>
      <w:proofErr w:type="spellStart"/>
      <w:r w:rsidRPr="004755D6">
        <w:rPr>
          <w:rFonts w:asciiTheme="majorHAnsi" w:hAnsiTheme="majorHAnsi" w:cstheme="majorHAnsi"/>
          <w:sz w:val="22"/>
          <w:szCs w:val="22"/>
        </w:rPr>
        <w:t>tumour</w:t>
      </w:r>
      <w:proofErr w:type="spellEnd"/>
      <w:r w:rsidRPr="004755D6">
        <w:rPr>
          <w:rFonts w:asciiTheme="majorHAnsi" w:hAnsiTheme="majorHAnsi" w:cstheme="majorHAnsi"/>
          <w:sz w:val="22"/>
          <w:szCs w:val="22"/>
        </w:rPr>
        <w:t xml:space="preserve"> from both readers was calculated and included in the final analysis. Reads in regions that had corresponding nodal histology were included in the analysis.</w:t>
      </w:r>
    </w:p>
    <w:p w14:paraId="53CA213B" w14:textId="11CC3967" w:rsidR="00867BEF" w:rsidRPr="004755D6" w:rsidRDefault="00000000">
      <w:pPr>
        <w:pStyle w:val="BodyText"/>
        <w:rPr>
          <w:rFonts w:asciiTheme="majorHAnsi" w:hAnsiTheme="majorHAnsi" w:cstheme="majorHAnsi"/>
          <w:sz w:val="22"/>
          <w:szCs w:val="22"/>
        </w:rPr>
      </w:pPr>
      <w:r w:rsidRPr="004755D6">
        <w:rPr>
          <w:rFonts w:asciiTheme="majorHAnsi" w:hAnsiTheme="majorHAnsi" w:cstheme="majorHAnsi"/>
          <w:sz w:val="22"/>
          <w:szCs w:val="22"/>
        </w:rPr>
        <w:t xml:space="preserve">Where data for both </w:t>
      </w:r>
      <w:ins w:id="268" w:author="Tara Barwick" w:date="2023-08-01T22:00:00Z">
        <w:r w:rsidR="00A55830" w:rsidRPr="004755D6">
          <w:rPr>
            <w:rFonts w:asciiTheme="majorHAnsi" w:hAnsiTheme="majorHAnsi" w:cstheme="majorHAnsi"/>
            <w:sz w:val="22"/>
            <w:szCs w:val="22"/>
          </w:rPr>
          <w:t xml:space="preserve">primary </w:t>
        </w:r>
        <w:proofErr w:type="spellStart"/>
        <w:r w:rsidR="00A55830" w:rsidRPr="004755D6">
          <w:rPr>
            <w:rFonts w:asciiTheme="majorHAnsi" w:hAnsiTheme="majorHAnsi" w:cstheme="majorHAnsi"/>
            <w:sz w:val="22"/>
            <w:szCs w:val="22"/>
          </w:rPr>
          <w:t>tumour</w:t>
        </w:r>
        <w:proofErr w:type="spellEnd"/>
        <w:r w:rsidR="00A55830" w:rsidRPr="004755D6">
          <w:rPr>
            <w:rFonts w:asciiTheme="majorHAnsi" w:hAnsiTheme="majorHAnsi" w:cstheme="majorHAnsi"/>
            <w:sz w:val="22"/>
            <w:szCs w:val="22"/>
          </w:rPr>
          <w:t xml:space="preserve"> and no</w:t>
        </w:r>
      </w:ins>
      <w:ins w:id="269" w:author="Tara Barwick" w:date="2023-08-01T22:01:00Z">
        <w:r w:rsidR="00A55830" w:rsidRPr="004755D6">
          <w:rPr>
            <w:rFonts w:asciiTheme="majorHAnsi" w:hAnsiTheme="majorHAnsi" w:cstheme="majorHAnsi"/>
            <w:sz w:val="22"/>
            <w:szCs w:val="22"/>
          </w:rPr>
          <w:t xml:space="preserve">des </w:t>
        </w:r>
      </w:ins>
      <w:r w:rsidRPr="004755D6">
        <w:rPr>
          <w:rFonts w:asciiTheme="majorHAnsi" w:hAnsiTheme="majorHAnsi" w:cstheme="majorHAnsi"/>
          <w:sz w:val="22"/>
          <w:szCs w:val="22"/>
        </w:rPr>
        <w:t>were recorded, nodal-to-</w:t>
      </w:r>
      <w:proofErr w:type="spellStart"/>
      <w:r w:rsidRPr="004755D6">
        <w:rPr>
          <w:rFonts w:asciiTheme="majorHAnsi" w:hAnsiTheme="majorHAnsi" w:cstheme="majorHAnsi"/>
          <w:sz w:val="22"/>
          <w:szCs w:val="22"/>
        </w:rPr>
        <w:t>tumour</w:t>
      </w:r>
      <w:proofErr w:type="spellEnd"/>
      <w:r w:rsidRPr="004755D6">
        <w:rPr>
          <w:rFonts w:asciiTheme="majorHAnsi" w:hAnsiTheme="majorHAnsi" w:cstheme="majorHAnsi"/>
          <w:sz w:val="22"/>
          <w:szCs w:val="22"/>
        </w:rPr>
        <w:t xml:space="preserve"> ratio (NTR) was calculated by dividing nodal by </w:t>
      </w:r>
      <w:proofErr w:type="spellStart"/>
      <w:r w:rsidRPr="004755D6">
        <w:rPr>
          <w:rFonts w:asciiTheme="majorHAnsi" w:hAnsiTheme="majorHAnsi" w:cstheme="majorHAnsi"/>
          <w:sz w:val="22"/>
          <w:szCs w:val="22"/>
        </w:rPr>
        <w:t>tumour</w:t>
      </w:r>
      <w:proofErr w:type="spellEnd"/>
      <w:r w:rsidRPr="004755D6">
        <w:rPr>
          <w:rFonts w:asciiTheme="majorHAnsi" w:hAnsiTheme="majorHAnsi" w:cstheme="majorHAnsi"/>
          <w:sz w:val="22"/>
          <w:szCs w:val="22"/>
        </w:rPr>
        <w:t xml:space="preserve"> </w:t>
      </w:r>
      <w:proofErr w:type="spellStart"/>
      <w:r w:rsidRPr="004755D6">
        <w:rPr>
          <w:rFonts w:asciiTheme="majorHAnsi" w:hAnsiTheme="majorHAnsi" w:cstheme="majorHAnsi"/>
          <w:sz w:val="22"/>
          <w:szCs w:val="22"/>
        </w:rPr>
        <w:t>SUVmax</w:t>
      </w:r>
      <w:proofErr w:type="spellEnd"/>
      <w:r w:rsidRPr="004755D6">
        <w:rPr>
          <w:rFonts w:asciiTheme="majorHAnsi" w:hAnsiTheme="majorHAnsi" w:cstheme="majorHAnsi"/>
          <w:sz w:val="22"/>
          <w:szCs w:val="22"/>
        </w:rPr>
        <w:t xml:space="preserve"> or </w:t>
      </w:r>
      <w:proofErr w:type="spellStart"/>
      <w:r w:rsidRPr="004755D6">
        <w:rPr>
          <w:rFonts w:asciiTheme="majorHAnsi" w:hAnsiTheme="majorHAnsi" w:cstheme="majorHAnsi"/>
          <w:sz w:val="22"/>
          <w:szCs w:val="22"/>
        </w:rPr>
        <w:t>ADCmean</w:t>
      </w:r>
      <w:proofErr w:type="spellEnd"/>
      <w:r w:rsidRPr="004755D6">
        <w:rPr>
          <w:rFonts w:asciiTheme="majorHAnsi" w:hAnsiTheme="majorHAnsi" w:cstheme="majorHAnsi"/>
          <w:sz w:val="22"/>
          <w:szCs w:val="22"/>
        </w:rPr>
        <w:t xml:space="preserve"> for all measurement methods. </w:t>
      </w:r>
      <w:proofErr w:type="spellStart"/>
      <w:r w:rsidRPr="004755D6">
        <w:rPr>
          <w:rFonts w:asciiTheme="majorHAnsi" w:hAnsiTheme="majorHAnsi" w:cstheme="majorHAnsi"/>
          <w:sz w:val="22"/>
          <w:szCs w:val="22"/>
        </w:rPr>
        <w:t>SUVmax:ADCmean</w:t>
      </w:r>
      <w:proofErr w:type="spellEnd"/>
      <w:r w:rsidRPr="004755D6">
        <w:rPr>
          <w:rFonts w:asciiTheme="majorHAnsi" w:hAnsiTheme="majorHAnsi" w:cstheme="majorHAnsi"/>
          <w:sz w:val="22"/>
          <w:szCs w:val="22"/>
        </w:rPr>
        <w:t xml:space="preserve"> ratio (STAR) was calculated by dividing nodal </w:t>
      </w:r>
      <w:proofErr w:type="spellStart"/>
      <w:r w:rsidRPr="004755D6">
        <w:rPr>
          <w:rFonts w:asciiTheme="majorHAnsi" w:hAnsiTheme="majorHAnsi" w:cstheme="majorHAnsi"/>
          <w:sz w:val="22"/>
          <w:szCs w:val="22"/>
        </w:rPr>
        <w:t>SUV</w:t>
      </w:r>
      <w:r w:rsidRPr="004755D6">
        <w:rPr>
          <w:rFonts w:asciiTheme="majorHAnsi" w:hAnsiTheme="majorHAnsi" w:cstheme="majorHAnsi"/>
          <w:sz w:val="22"/>
          <w:szCs w:val="22"/>
          <w:vertAlign w:val="subscript"/>
        </w:rPr>
        <w:t>max</w:t>
      </w:r>
      <w:proofErr w:type="spellEnd"/>
      <w:r w:rsidRPr="004755D6">
        <w:rPr>
          <w:rFonts w:asciiTheme="majorHAnsi" w:hAnsiTheme="majorHAnsi" w:cstheme="majorHAnsi"/>
          <w:sz w:val="22"/>
          <w:szCs w:val="22"/>
        </w:rPr>
        <w:t xml:space="preserve"> by nodal </w:t>
      </w:r>
      <w:proofErr w:type="spellStart"/>
      <w:r w:rsidRPr="004755D6">
        <w:rPr>
          <w:rFonts w:asciiTheme="majorHAnsi" w:hAnsiTheme="majorHAnsi" w:cstheme="majorHAnsi"/>
          <w:sz w:val="22"/>
          <w:szCs w:val="22"/>
        </w:rPr>
        <w:t>ADC</w:t>
      </w:r>
      <w:r w:rsidRPr="004755D6">
        <w:rPr>
          <w:rFonts w:asciiTheme="majorHAnsi" w:hAnsiTheme="majorHAnsi" w:cstheme="majorHAnsi"/>
          <w:sz w:val="22"/>
          <w:szCs w:val="22"/>
          <w:vertAlign w:val="subscript"/>
        </w:rPr>
        <w:t>mean</w:t>
      </w:r>
      <w:proofErr w:type="spellEnd"/>
      <w:r w:rsidRPr="004755D6">
        <w:rPr>
          <w:rFonts w:asciiTheme="majorHAnsi" w:hAnsiTheme="majorHAnsi" w:cstheme="majorHAnsi"/>
          <w:sz w:val="22"/>
          <w:szCs w:val="22"/>
        </w:rPr>
        <w:t xml:space="preserve"> for FDG-PET/CT and FEC-PET/CT. Finally, for FDG-PET/CT and FEC-PET/CT, </w:t>
      </w:r>
      <w:proofErr w:type="spellStart"/>
      <w:r w:rsidRPr="004755D6">
        <w:rPr>
          <w:rFonts w:asciiTheme="majorHAnsi" w:hAnsiTheme="majorHAnsi" w:cstheme="majorHAnsi"/>
          <w:sz w:val="22"/>
          <w:szCs w:val="22"/>
        </w:rPr>
        <w:t>SUV</w:t>
      </w:r>
      <w:r w:rsidRPr="004755D6">
        <w:rPr>
          <w:rFonts w:asciiTheme="majorHAnsi" w:hAnsiTheme="majorHAnsi" w:cstheme="majorHAnsi"/>
          <w:sz w:val="22"/>
          <w:szCs w:val="22"/>
          <w:vertAlign w:val="subscript"/>
        </w:rPr>
        <w:t>max</w:t>
      </w:r>
      <w:proofErr w:type="spellEnd"/>
      <w:r w:rsidRPr="004755D6">
        <w:rPr>
          <w:rFonts w:asciiTheme="majorHAnsi" w:hAnsiTheme="majorHAnsi" w:cstheme="majorHAnsi"/>
          <w:sz w:val="22"/>
          <w:szCs w:val="22"/>
        </w:rPr>
        <w:t xml:space="preserve"> </w:t>
      </w:r>
      <w:proofErr w:type="spellStart"/>
      <w:r w:rsidRPr="004755D6">
        <w:rPr>
          <w:rFonts w:asciiTheme="majorHAnsi" w:hAnsiTheme="majorHAnsi" w:cstheme="majorHAnsi"/>
          <w:sz w:val="22"/>
          <w:szCs w:val="22"/>
        </w:rPr>
        <w:t>normalised</w:t>
      </w:r>
      <w:proofErr w:type="spellEnd"/>
      <w:r w:rsidRPr="004755D6">
        <w:rPr>
          <w:rFonts w:asciiTheme="majorHAnsi" w:hAnsiTheme="majorHAnsi" w:cstheme="majorHAnsi"/>
          <w:sz w:val="22"/>
          <w:szCs w:val="22"/>
        </w:rPr>
        <w:t xml:space="preserve"> to SA diameter (SNSA) was calculated with SA diameter from the corresponding measurement method.</w:t>
      </w:r>
    </w:p>
    <w:p w14:paraId="0C69AD4D" w14:textId="2AADD2CB" w:rsidR="00867BEF" w:rsidRPr="004755D6" w:rsidDel="003379DE" w:rsidRDefault="00000000">
      <w:pPr>
        <w:pStyle w:val="BodyText"/>
        <w:rPr>
          <w:moveFrom w:id="270" w:author="Tara Barwick" w:date="2023-08-01T10:48:00Z"/>
          <w:rFonts w:asciiTheme="majorHAnsi" w:hAnsiTheme="majorHAnsi" w:cstheme="majorHAnsi"/>
          <w:sz w:val="22"/>
          <w:szCs w:val="22"/>
        </w:rPr>
      </w:pPr>
      <w:moveFromRangeStart w:id="271" w:author="Tara Barwick" w:date="2023-08-01T10:48:00Z" w:name="move141779302"/>
      <w:moveFrom w:id="272" w:author="Tara Barwick" w:date="2023-08-01T10:48:00Z">
        <w:r w:rsidRPr="004755D6" w:rsidDel="003379DE">
          <w:rPr>
            <w:rFonts w:asciiTheme="majorHAnsi" w:hAnsiTheme="majorHAnsi" w:cstheme="majorHAnsi"/>
            <w:sz w:val="22"/>
            <w:szCs w:val="22"/>
          </w:rPr>
          <w:t>A total of 270 nodes had histology and were included in the final dataset, of which 178 and 82 were from endometrial cancer and cervical cancer patients, respectively. 115 left pelvic, 119 right pelvic, and 36 para-aortic nodes were included in the final dataset. A total of 134, 66, and 154 nodes had SUVmax from FDG-PET/CT, SUVmax from FEC-PET/CT, and ADCmean from DW-MRI respectively.</w:t>
        </w:r>
      </w:moveFrom>
    </w:p>
    <w:p w14:paraId="4D2A26C8" w14:textId="77777777" w:rsidR="00867BEF" w:rsidRPr="005503B4" w:rsidRDefault="00000000">
      <w:pPr>
        <w:pStyle w:val="Heading2"/>
        <w:rPr>
          <w:rFonts w:cstheme="majorHAnsi"/>
          <w:sz w:val="22"/>
          <w:szCs w:val="22"/>
        </w:rPr>
      </w:pPr>
      <w:bookmarkStart w:id="273" w:name="statistical-analysis"/>
      <w:bookmarkEnd w:id="263"/>
      <w:moveFromRangeEnd w:id="271"/>
      <w:r w:rsidRPr="005503B4">
        <w:rPr>
          <w:rFonts w:cstheme="majorHAnsi"/>
          <w:sz w:val="22"/>
          <w:szCs w:val="22"/>
        </w:rPr>
        <w:t>Statistical analysis</w:t>
      </w:r>
    </w:p>
    <w:p w14:paraId="651EAF41" w14:textId="569BE50D" w:rsidR="00867BEF" w:rsidRPr="004755D6" w:rsidRDefault="00000000">
      <w:pPr>
        <w:pStyle w:val="FirstParagraph"/>
        <w:rPr>
          <w:rFonts w:asciiTheme="majorHAnsi" w:hAnsiTheme="majorHAnsi" w:cstheme="majorHAnsi"/>
          <w:sz w:val="22"/>
          <w:szCs w:val="22"/>
        </w:rPr>
      </w:pPr>
      <w:r w:rsidRPr="004755D6">
        <w:rPr>
          <w:rFonts w:asciiTheme="majorHAnsi" w:hAnsiTheme="majorHAnsi" w:cstheme="majorHAnsi"/>
          <w:sz w:val="22"/>
          <w:szCs w:val="22"/>
        </w:rPr>
        <w:t xml:space="preserve">Statistical analysis was performed in R. Patients were stratified into two cohorts </w:t>
      </w:r>
      <w:ins w:id="274" w:author="Tara Barwick" w:date="2023-08-01T22:02:00Z">
        <w:r w:rsidR="00A55830" w:rsidRPr="004755D6">
          <w:rPr>
            <w:rFonts w:asciiTheme="majorHAnsi" w:hAnsiTheme="majorHAnsi" w:cstheme="majorHAnsi"/>
            <w:sz w:val="22"/>
            <w:szCs w:val="22"/>
          </w:rPr>
          <w:t xml:space="preserve">of </w:t>
        </w:r>
      </w:ins>
      <w:del w:id="275" w:author="Tara Barwick" w:date="2023-08-01T22:02:00Z">
        <w:r w:rsidRPr="004755D6" w:rsidDel="00A55830">
          <w:rPr>
            <w:rFonts w:asciiTheme="majorHAnsi" w:hAnsiTheme="majorHAnsi" w:cstheme="majorHAnsi"/>
            <w:sz w:val="22"/>
            <w:szCs w:val="22"/>
          </w:rPr>
          <w:delText xml:space="preserve">by their diagnosis of </w:delText>
        </w:r>
      </w:del>
      <w:r w:rsidRPr="004755D6">
        <w:rPr>
          <w:rFonts w:asciiTheme="majorHAnsi" w:hAnsiTheme="majorHAnsi" w:cstheme="majorHAnsi"/>
          <w:sz w:val="22"/>
          <w:szCs w:val="22"/>
        </w:rPr>
        <w:t>endometrial or cervical cancer. Nodes from all regions were grouped together for analysis.</w:t>
      </w:r>
      <w:del w:id="276" w:author="Tara Barwick" w:date="2023-08-01T22:03:00Z">
        <w:r w:rsidRPr="004755D6" w:rsidDel="00A55830">
          <w:rPr>
            <w:rFonts w:asciiTheme="majorHAnsi" w:hAnsiTheme="majorHAnsi" w:cstheme="majorHAnsi"/>
            <w:sz w:val="22"/>
            <w:szCs w:val="22"/>
          </w:rPr>
          <w:delText xml:space="preserve"> </w:delText>
        </w:r>
        <w:commentRangeStart w:id="277"/>
        <w:r w:rsidRPr="004755D6" w:rsidDel="00A55830">
          <w:rPr>
            <w:rFonts w:asciiTheme="majorHAnsi" w:hAnsiTheme="majorHAnsi" w:cstheme="majorHAnsi"/>
            <w:sz w:val="22"/>
            <w:szCs w:val="22"/>
          </w:rPr>
          <w:delText>Nodal-to-tumour ratios (NTR) were calculated by dividing the nodal quantitative measure (SUVmax or ADCmean) by the quantitative measure from the primary tumour. SUVmax-to-ADCmean ratio (STAR) was calculated by dividing the SUVmax by the ADCmean of the corresponding node. SUVmax normalised to SA diameter (SNSA) was calculated by dividing the SUVmax by the SA diameter of each node for FDG-PET/CT and FEC-PET/CT</w:delText>
        </w:r>
      </w:del>
      <w:commentRangeEnd w:id="277"/>
      <w:r w:rsidR="00A55830" w:rsidRPr="004755D6">
        <w:rPr>
          <w:rStyle w:val="CommentReference"/>
          <w:rFonts w:asciiTheme="majorHAnsi" w:hAnsiTheme="majorHAnsi" w:cstheme="majorHAnsi"/>
          <w:sz w:val="22"/>
          <w:szCs w:val="22"/>
        </w:rPr>
        <w:commentReference w:id="277"/>
      </w:r>
      <w:r w:rsidRPr="004755D6">
        <w:rPr>
          <w:rFonts w:asciiTheme="majorHAnsi" w:hAnsiTheme="majorHAnsi" w:cstheme="majorHAnsi"/>
          <w:sz w:val="22"/>
          <w:szCs w:val="22"/>
        </w:rPr>
        <w:t>. The Mann-Whitney U-test was selected to compare quantitative measures in histologically confirmed benign versus malignant lymph nodes. One-way ANOVA with Tukey’s post-hoc test was used to determine significance when comparing left pelvic, right pelvic, and para-aortic regions. P-values were adjusted using the false-discovery rate (FDR) method.</w:t>
      </w:r>
    </w:p>
    <w:p w14:paraId="65364054" w14:textId="77777777" w:rsidR="00867BEF" w:rsidRPr="004755D6" w:rsidRDefault="00000000">
      <w:pPr>
        <w:pStyle w:val="BodyText"/>
        <w:rPr>
          <w:rFonts w:asciiTheme="majorHAnsi" w:hAnsiTheme="majorHAnsi" w:cstheme="majorHAnsi"/>
          <w:sz w:val="22"/>
          <w:szCs w:val="22"/>
        </w:rPr>
      </w:pPr>
      <w:r w:rsidRPr="004755D6">
        <w:rPr>
          <w:rFonts w:asciiTheme="majorHAnsi" w:hAnsiTheme="majorHAnsi" w:cstheme="majorHAnsi"/>
          <w:sz w:val="22"/>
          <w:szCs w:val="22"/>
        </w:rPr>
        <w:t>Pairwise Pearson correlation coefficients were calculated between features and p-values were adjusted using the false-discovery rate method.</w:t>
      </w:r>
    </w:p>
    <w:p w14:paraId="6D4ED00C" w14:textId="77777777" w:rsidR="00867BEF" w:rsidRPr="004755D6" w:rsidRDefault="00000000">
      <w:pPr>
        <w:pStyle w:val="BodyText"/>
        <w:rPr>
          <w:rFonts w:asciiTheme="majorHAnsi" w:hAnsiTheme="majorHAnsi" w:cstheme="majorHAnsi"/>
          <w:sz w:val="22"/>
          <w:szCs w:val="22"/>
        </w:rPr>
      </w:pPr>
      <w:r w:rsidRPr="004755D6">
        <w:rPr>
          <w:rFonts w:asciiTheme="majorHAnsi" w:hAnsiTheme="majorHAnsi" w:cstheme="majorHAnsi"/>
          <w:sz w:val="22"/>
          <w:szCs w:val="22"/>
        </w:rPr>
        <w:lastRenderedPageBreak/>
        <w:t>To determine if a regression model could assist in diagnosing benign from malignant lymph nodes, univariate and multivariate logistic regression models were built. Due to the low number of measurements for cervical cancer and FEC-PET/CT, only FDG-PET/CT and DW-MRI data from endometrial cancer was considered when building models. Additionally, due to strong correlation between features, calculated variables (NTR, STAR, SNSA) were excluded as features.</w:t>
      </w:r>
    </w:p>
    <w:p w14:paraId="03904E08" w14:textId="77777777" w:rsidR="00867BEF" w:rsidRPr="004755D6" w:rsidRDefault="00000000">
      <w:pPr>
        <w:pStyle w:val="BodyText"/>
        <w:rPr>
          <w:rFonts w:asciiTheme="majorHAnsi" w:hAnsiTheme="majorHAnsi" w:cstheme="majorHAnsi"/>
          <w:sz w:val="22"/>
          <w:szCs w:val="22"/>
        </w:rPr>
      </w:pPr>
      <w:r w:rsidRPr="004755D6">
        <w:rPr>
          <w:rFonts w:asciiTheme="majorHAnsi" w:hAnsiTheme="majorHAnsi" w:cstheme="majorHAnsi"/>
          <w:sz w:val="22"/>
          <w:szCs w:val="22"/>
        </w:rPr>
        <w:t xml:space="preserve">A multivariate logistic regression model with L1 </w:t>
      </w:r>
      <w:proofErr w:type="spellStart"/>
      <w:r w:rsidRPr="004755D6">
        <w:rPr>
          <w:rFonts w:asciiTheme="majorHAnsi" w:hAnsiTheme="majorHAnsi" w:cstheme="majorHAnsi"/>
          <w:sz w:val="22"/>
          <w:szCs w:val="22"/>
        </w:rPr>
        <w:t>regularisation</w:t>
      </w:r>
      <w:proofErr w:type="spellEnd"/>
      <w:r w:rsidRPr="004755D6">
        <w:rPr>
          <w:rFonts w:asciiTheme="majorHAnsi" w:hAnsiTheme="majorHAnsi" w:cstheme="majorHAnsi"/>
          <w:sz w:val="22"/>
          <w:szCs w:val="22"/>
        </w:rPr>
        <w:t xml:space="preserve"> penalty (LASSO) was employed. Rows with any NAs were omitted prior to analysis, leaving a total of </w:t>
      </w:r>
      <w:commentRangeStart w:id="278"/>
      <w:r w:rsidRPr="004755D6">
        <w:rPr>
          <w:rFonts w:asciiTheme="majorHAnsi" w:hAnsiTheme="majorHAnsi" w:cstheme="majorHAnsi"/>
          <w:sz w:val="22"/>
          <w:szCs w:val="22"/>
        </w:rPr>
        <w:t xml:space="preserve">57 nodes </w:t>
      </w:r>
      <w:commentRangeEnd w:id="278"/>
      <w:r w:rsidR="007A2866" w:rsidRPr="004755D6">
        <w:rPr>
          <w:rStyle w:val="CommentReference"/>
          <w:rFonts w:asciiTheme="majorHAnsi" w:hAnsiTheme="majorHAnsi" w:cstheme="majorHAnsi"/>
          <w:sz w:val="22"/>
          <w:szCs w:val="22"/>
        </w:rPr>
        <w:commentReference w:id="278"/>
      </w:r>
      <w:r w:rsidRPr="004755D6">
        <w:rPr>
          <w:rFonts w:asciiTheme="majorHAnsi" w:hAnsiTheme="majorHAnsi" w:cstheme="majorHAnsi"/>
          <w:sz w:val="22"/>
          <w:szCs w:val="22"/>
        </w:rPr>
        <w:t>for analysis. Logistic regression predicts a probability of malignancy between zero (benign) and one (malignant). The dataset was randomly split into train and test sets at a 70%/30% split. Features in the training set were scaled between 0 and 1, and the same scaling function was applied to the test set. The ’</w:t>
      </w:r>
      <w:proofErr w:type="spellStart"/>
      <w:r w:rsidRPr="004755D6">
        <w:rPr>
          <w:rFonts w:asciiTheme="majorHAnsi" w:hAnsiTheme="majorHAnsi" w:cstheme="majorHAnsi"/>
          <w:sz w:val="22"/>
          <w:szCs w:val="22"/>
        </w:rPr>
        <w:t>glmnet</w:t>
      </w:r>
      <w:proofErr w:type="spellEnd"/>
      <w:r w:rsidRPr="004755D6">
        <w:rPr>
          <w:rFonts w:asciiTheme="majorHAnsi" w:hAnsiTheme="majorHAnsi" w:cstheme="majorHAnsi"/>
          <w:sz w:val="22"/>
          <w:szCs w:val="22"/>
        </w:rPr>
        <w:t xml:space="preserve">’ package was used to find the optimal value of lambda by cross-validation. A logistic regression model with alpha set to 1.0 for the L1 penalty was fit to the training data and used to predict probabilities for the test data. Optimal cutoff probability was found through </w:t>
      </w:r>
      <w:proofErr w:type="spellStart"/>
      <w:r w:rsidRPr="004755D6">
        <w:rPr>
          <w:rFonts w:asciiTheme="majorHAnsi" w:hAnsiTheme="majorHAnsi" w:cstheme="majorHAnsi"/>
          <w:sz w:val="22"/>
          <w:szCs w:val="22"/>
        </w:rPr>
        <w:t>maximisation</w:t>
      </w:r>
      <w:proofErr w:type="spellEnd"/>
      <w:r w:rsidRPr="004755D6">
        <w:rPr>
          <w:rFonts w:asciiTheme="majorHAnsi" w:hAnsiTheme="majorHAnsi" w:cstheme="majorHAnsi"/>
          <w:sz w:val="22"/>
          <w:szCs w:val="22"/>
        </w:rPr>
        <w:t xml:space="preserve"> of the F1-score. This process was repeated 5,000 times to retrieve the average optimal probability cutoffs and lambda. The model was refit using these hyperparameters and inference was run another 5,000 times to estimate model performance.</w:t>
      </w:r>
    </w:p>
    <w:p w14:paraId="520E2B26" w14:textId="77777777" w:rsidR="00867BEF" w:rsidRPr="004755D6" w:rsidRDefault="00000000">
      <w:pPr>
        <w:pStyle w:val="BodyText"/>
        <w:rPr>
          <w:rFonts w:asciiTheme="majorHAnsi" w:hAnsiTheme="majorHAnsi" w:cstheme="majorHAnsi"/>
          <w:sz w:val="22"/>
          <w:szCs w:val="22"/>
        </w:rPr>
      </w:pPr>
      <w:r w:rsidRPr="004755D6">
        <w:rPr>
          <w:rFonts w:asciiTheme="majorHAnsi" w:hAnsiTheme="majorHAnsi" w:cstheme="majorHAnsi"/>
          <w:sz w:val="22"/>
          <w:szCs w:val="22"/>
        </w:rPr>
        <w:t xml:space="preserve">Logistic LASSO regression shrunk all coefficients of features, excluding </w:t>
      </w:r>
      <w:proofErr w:type="spellStart"/>
      <w:r w:rsidRPr="004755D6">
        <w:rPr>
          <w:rFonts w:asciiTheme="majorHAnsi" w:hAnsiTheme="majorHAnsi" w:cstheme="majorHAnsi"/>
          <w:sz w:val="22"/>
          <w:szCs w:val="22"/>
        </w:rPr>
        <w:t>SUVmax</w:t>
      </w:r>
      <w:proofErr w:type="spellEnd"/>
      <w:r w:rsidRPr="004755D6">
        <w:rPr>
          <w:rFonts w:asciiTheme="majorHAnsi" w:hAnsiTheme="majorHAnsi" w:cstheme="majorHAnsi"/>
          <w:sz w:val="22"/>
          <w:szCs w:val="22"/>
        </w:rPr>
        <w:t xml:space="preserve"> and SA diameter, from FDG-PET/CT to zero. To determine if simpler models would perform better, univariate logistic regression was undertaken on these features using the ’</w:t>
      </w:r>
      <w:proofErr w:type="spellStart"/>
      <w:r w:rsidRPr="004755D6">
        <w:rPr>
          <w:rFonts w:asciiTheme="majorHAnsi" w:hAnsiTheme="majorHAnsi" w:cstheme="majorHAnsi"/>
          <w:sz w:val="22"/>
          <w:szCs w:val="22"/>
        </w:rPr>
        <w:t>glm</w:t>
      </w:r>
      <w:proofErr w:type="spellEnd"/>
      <w:r w:rsidRPr="004755D6">
        <w:rPr>
          <w:rFonts w:asciiTheme="majorHAnsi" w:hAnsiTheme="majorHAnsi" w:cstheme="majorHAnsi"/>
          <w:sz w:val="22"/>
          <w:szCs w:val="22"/>
        </w:rPr>
        <w:t xml:space="preserve">’ package in R. Rows with NAs were omitted prior to analysis, leaving a total of 104 nodes for analysis and the dataset was randomly split into train and test sets at a 70%/30% split. Logistic regression models were fit to </w:t>
      </w:r>
      <w:proofErr w:type="spellStart"/>
      <w:r w:rsidRPr="004755D6">
        <w:rPr>
          <w:rFonts w:asciiTheme="majorHAnsi" w:hAnsiTheme="majorHAnsi" w:cstheme="majorHAnsi"/>
          <w:sz w:val="22"/>
          <w:szCs w:val="22"/>
        </w:rPr>
        <w:t>SUVmax</w:t>
      </w:r>
      <w:proofErr w:type="spellEnd"/>
      <w:r w:rsidRPr="004755D6">
        <w:rPr>
          <w:rFonts w:asciiTheme="majorHAnsi" w:hAnsiTheme="majorHAnsi" w:cstheme="majorHAnsi"/>
          <w:sz w:val="22"/>
          <w:szCs w:val="22"/>
        </w:rPr>
        <w:t xml:space="preserve"> and SA diameter separately. Optimal cutoffs and model performance were determined as with logistic LASSO regression.</w:t>
      </w:r>
    </w:p>
    <w:p w14:paraId="049A2B06" w14:textId="77777777" w:rsidR="00867BEF" w:rsidRPr="004755D6" w:rsidRDefault="00000000">
      <w:pPr>
        <w:pStyle w:val="BodyText"/>
        <w:rPr>
          <w:rFonts w:asciiTheme="majorHAnsi" w:hAnsiTheme="majorHAnsi" w:cstheme="majorHAnsi"/>
          <w:sz w:val="22"/>
          <w:szCs w:val="22"/>
        </w:rPr>
      </w:pPr>
      <w:r w:rsidRPr="004755D6">
        <w:rPr>
          <w:rFonts w:asciiTheme="majorHAnsi" w:hAnsiTheme="majorHAnsi" w:cstheme="majorHAnsi"/>
          <w:sz w:val="22"/>
          <w:szCs w:val="22"/>
        </w:rPr>
        <w:t>Optimal cut-offs for all quantitative measures were determined using the ’</w:t>
      </w:r>
      <w:proofErr w:type="spellStart"/>
      <w:r w:rsidRPr="004755D6">
        <w:rPr>
          <w:rFonts w:asciiTheme="majorHAnsi" w:hAnsiTheme="majorHAnsi" w:cstheme="majorHAnsi"/>
          <w:sz w:val="22"/>
          <w:szCs w:val="22"/>
        </w:rPr>
        <w:t>cutpointr</w:t>
      </w:r>
      <w:proofErr w:type="spellEnd"/>
      <w:r w:rsidRPr="004755D6">
        <w:rPr>
          <w:rFonts w:asciiTheme="majorHAnsi" w:hAnsiTheme="majorHAnsi" w:cstheme="majorHAnsi"/>
          <w:sz w:val="22"/>
          <w:szCs w:val="22"/>
        </w:rPr>
        <w:t xml:space="preserve">’ package in R. Direction was set to greater than or equal to for all measures except </w:t>
      </w:r>
      <w:proofErr w:type="spellStart"/>
      <w:r w:rsidRPr="004755D6">
        <w:rPr>
          <w:rFonts w:asciiTheme="majorHAnsi" w:hAnsiTheme="majorHAnsi" w:cstheme="majorHAnsi"/>
          <w:sz w:val="22"/>
          <w:szCs w:val="22"/>
        </w:rPr>
        <w:t>ADCmean</w:t>
      </w:r>
      <w:proofErr w:type="spellEnd"/>
      <w:r w:rsidRPr="004755D6">
        <w:rPr>
          <w:rFonts w:asciiTheme="majorHAnsi" w:hAnsiTheme="majorHAnsi" w:cstheme="majorHAnsi"/>
          <w:sz w:val="22"/>
          <w:szCs w:val="22"/>
        </w:rPr>
        <w:t xml:space="preserve"> and </w:t>
      </w:r>
      <w:proofErr w:type="spellStart"/>
      <w:r w:rsidRPr="004755D6">
        <w:rPr>
          <w:rFonts w:asciiTheme="majorHAnsi" w:hAnsiTheme="majorHAnsi" w:cstheme="majorHAnsi"/>
          <w:sz w:val="22"/>
          <w:szCs w:val="22"/>
        </w:rPr>
        <w:t>ADCmean</w:t>
      </w:r>
      <w:proofErr w:type="spellEnd"/>
      <w:r w:rsidRPr="004755D6">
        <w:rPr>
          <w:rFonts w:asciiTheme="majorHAnsi" w:hAnsiTheme="majorHAnsi" w:cstheme="majorHAnsi"/>
          <w:sz w:val="22"/>
          <w:szCs w:val="22"/>
        </w:rPr>
        <w:t xml:space="preserve"> NTR where direction was set to less than or equal to. </w:t>
      </w:r>
      <w:proofErr w:type="spellStart"/>
      <w:r w:rsidRPr="004755D6">
        <w:rPr>
          <w:rFonts w:asciiTheme="majorHAnsi" w:hAnsiTheme="majorHAnsi" w:cstheme="majorHAnsi"/>
          <w:sz w:val="22"/>
          <w:szCs w:val="22"/>
        </w:rPr>
        <w:t>Cutpoints</w:t>
      </w:r>
      <w:proofErr w:type="spellEnd"/>
      <w:r w:rsidRPr="004755D6">
        <w:rPr>
          <w:rFonts w:asciiTheme="majorHAnsi" w:hAnsiTheme="majorHAnsi" w:cstheme="majorHAnsi"/>
          <w:sz w:val="22"/>
          <w:szCs w:val="22"/>
        </w:rPr>
        <w:t xml:space="preserve"> were selected through </w:t>
      </w:r>
      <w:proofErr w:type="spellStart"/>
      <w:r w:rsidRPr="004755D6">
        <w:rPr>
          <w:rFonts w:asciiTheme="majorHAnsi" w:hAnsiTheme="majorHAnsi" w:cstheme="majorHAnsi"/>
          <w:sz w:val="22"/>
          <w:szCs w:val="22"/>
        </w:rPr>
        <w:t>maximisation</w:t>
      </w:r>
      <w:proofErr w:type="spellEnd"/>
      <w:r w:rsidRPr="004755D6">
        <w:rPr>
          <w:rFonts w:asciiTheme="majorHAnsi" w:hAnsiTheme="majorHAnsi" w:cstheme="majorHAnsi"/>
          <w:sz w:val="22"/>
          <w:szCs w:val="22"/>
        </w:rPr>
        <w:t xml:space="preserve"> of the F1 score. Stratified bootstrapping was repeated 2000 times. Out of bag estimates of area under the curve (AUC), sensitivity, and specificity were calculated.</w:t>
      </w:r>
    </w:p>
    <w:p w14:paraId="29712CF8" w14:textId="77777777" w:rsidR="00867BEF" w:rsidRPr="004755D6" w:rsidRDefault="00000000">
      <w:pPr>
        <w:pStyle w:val="BodyText"/>
        <w:rPr>
          <w:rFonts w:asciiTheme="majorHAnsi" w:hAnsiTheme="majorHAnsi" w:cstheme="majorHAnsi"/>
          <w:sz w:val="22"/>
          <w:szCs w:val="22"/>
        </w:rPr>
      </w:pPr>
      <w:r w:rsidRPr="004755D6">
        <w:rPr>
          <w:rFonts w:asciiTheme="majorHAnsi" w:hAnsiTheme="majorHAnsi" w:cstheme="majorHAnsi"/>
          <w:sz w:val="22"/>
          <w:szCs w:val="22"/>
        </w:rPr>
        <w:t>Receiver operating characteristic (ROC) analysis was applied, using the ’</w:t>
      </w:r>
      <w:proofErr w:type="spellStart"/>
      <w:r w:rsidRPr="004755D6">
        <w:rPr>
          <w:rFonts w:asciiTheme="majorHAnsi" w:hAnsiTheme="majorHAnsi" w:cstheme="majorHAnsi"/>
          <w:sz w:val="22"/>
          <w:szCs w:val="22"/>
        </w:rPr>
        <w:t>pROC</w:t>
      </w:r>
      <w:proofErr w:type="spellEnd"/>
      <w:r w:rsidRPr="004755D6">
        <w:rPr>
          <w:rFonts w:asciiTheme="majorHAnsi" w:hAnsiTheme="majorHAnsi" w:cstheme="majorHAnsi"/>
          <w:sz w:val="22"/>
          <w:szCs w:val="22"/>
        </w:rPr>
        <w:t>’ package in R, for each quantitative measure to generate ROC curves.</w:t>
      </w:r>
    </w:p>
    <w:p w14:paraId="75D6EAE0" w14:textId="77777777" w:rsidR="00867BEF" w:rsidRPr="004755D6" w:rsidRDefault="00000000">
      <w:pPr>
        <w:pStyle w:val="BodyText"/>
        <w:rPr>
          <w:rFonts w:asciiTheme="majorHAnsi" w:hAnsiTheme="majorHAnsi" w:cstheme="majorHAnsi"/>
          <w:sz w:val="22"/>
          <w:szCs w:val="22"/>
        </w:rPr>
      </w:pPr>
      <w:r w:rsidRPr="004755D6">
        <w:rPr>
          <w:rFonts w:asciiTheme="majorHAnsi" w:hAnsiTheme="majorHAnsi" w:cstheme="majorHAnsi"/>
          <w:sz w:val="22"/>
          <w:szCs w:val="22"/>
        </w:rPr>
        <w:t>Interobserver agreement for each FDG-PET/CT, FEC-PET/CT, and DW-MRI was evaluated by calculating intraclass correlation coefficients (ICC) for endometrial and cervical cancer cohorts separately using the R package ‘</w:t>
      </w:r>
      <w:proofErr w:type="spellStart"/>
      <w:r w:rsidRPr="004755D6">
        <w:rPr>
          <w:rFonts w:asciiTheme="majorHAnsi" w:hAnsiTheme="majorHAnsi" w:cstheme="majorHAnsi"/>
          <w:sz w:val="22"/>
          <w:szCs w:val="22"/>
        </w:rPr>
        <w:t>irr</w:t>
      </w:r>
      <w:proofErr w:type="spellEnd"/>
      <w:r w:rsidRPr="004755D6">
        <w:rPr>
          <w:rFonts w:asciiTheme="majorHAnsi" w:hAnsiTheme="majorHAnsi" w:cstheme="majorHAnsi"/>
          <w:sz w:val="22"/>
          <w:szCs w:val="22"/>
        </w:rPr>
        <w:t>’. A two-way model was used and agreement between readers was evaluated. Confidence level of the interval was set at 95%.</w:t>
      </w:r>
    </w:p>
    <w:p w14:paraId="50FD89D6" w14:textId="77777777" w:rsidR="00867BEF" w:rsidRPr="005503B4" w:rsidRDefault="00000000">
      <w:pPr>
        <w:pStyle w:val="Heading1"/>
        <w:rPr>
          <w:rFonts w:cstheme="majorHAnsi"/>
          <w:sz w:val="22"/>
          <w:szCs w:val="22"/>
        </w:rPr>
      </w:pPr>
      <w:bookmarkStart w:id="279" w:name="results"/>
      <w:bookmarkEnd w:id="215"/>
      <w:bookmarkEnd w:id="273"/>
      <w:r w:rsidRPr="005503B4">
        <w:rPr>
          <w:rFonts w:cstheme="majorHAnsi"/>
          <w:sz w:val="22"/>
          <w:szCs w:val="22"/>
        </w:rPr>
        <w:t>Results</w:t>
      </w:r>
    </w:p>
    <w:p w14:paraId="299DB754" w14:textId="77777777" w:rsidR="00867BEF" w:rsidRPr="005503B4" w:rsidRDefault="00000000">
      <w:pPr>
        <w:pStyle w:val="Heading2"/>
        <w:rPr>
          <w:rFonts w:cstheme="majorHAnsi"/>
          <w:sz w:val="22"/>
          <w:szCs w:val="22"/>
        </w:rPr>
      </w:pPr>
      <w:bookmarkStart w:id="280" w:name="demographics"/>
      <w:r w:rsidRPr="005503B4">
        <w:rPr>
          <w:rFonts w:cstheme="majorHAnsi"/>
          <w:sz w:val="22"/>
          <w:szCs w:val="22"/>
        </w:rPr>
        <w:t>Demographics</w:t>
      </w:r>
    </w:p>
    <w:p w14:paraId="228ECA2A" w14:textId="77777777" w:rsidR="00867BEF" w:rsidRPr="005503B4" w:rsidRDefault="00000000">
      <w:pPr>
        <w:pStyle w:val="FirstParagraph"/>
        <w:rPr>
          <w:ins w:id="281" w:author="Tara Barwick" w:date="2023-08-01T10:48:00Z"/>
          <w:rFonts w:asciiTheme="majorHAnsi" w:hAnsiTheme="majorHAnsi" w:cstheme="majorHAnsi"/>
          <w:sz w:val="22"/>
          <w:szCs w:val="22"/>
        </w:rPr>
      </w:pPr>
      <w:r w:rsidRPr="005503B4">
        <w:rPr>
          <w:rFonts w:asciiTheme="majorHAnsi" w:hAnsiTheme="majorHAnsi" w:cstheme="majorHAnsi"/>
          <w:sz w:val="22"/>
          <w:szCs w:val="22"/>
        </w:rPr>
        <w:t xml:space="preserve">The demographics of patients eligible for analysis are </w:t>
      </w:r>
      <w:proofErr w:type="spellStart"/>
      <w:r w:rsidRPr="005503B4">
        <w:rPr>
          <w:rFonts w:asciiTheme="majorHAnsi" w:hAnsiTheme="majorHAnsi" w:cstheme="majorHAnsi"/>
          <w:sz w:val="22"/>
          <w:szCs w:val="22"/>
        </w:rPr>
        <w:t>summarised</w:t>
      </w:r>
      <w:proofErr w:type="spellEnd"/>
      <w:r w:rsidRPr="005503B4">
        <w:rPr>
          <w:rFonts w:asciiTheme="majorHAnsi" w:hAnsiTheme="majorHAnsi" w:cstheme="majorHAnsi"/>
          <w:sz w:val="22"/>
          <w:szCs w:val="22"/>
        </w:rPr>
        <w:t xml:space="preserve"> in Supplementary Table </w:t>
      </w:r>
      <w:hyperlink w:anchor="table:demographics">
        <w:r w:rsidRPr="005503B4">
          <w:rPr>
            <w:rStyle w:val="Hyperlink"/>
            <w:rFonts w:asciiTheme="majorHAnsi" w:hAnsiTheme="majorHAnsi" w:cstheme="majorHAnsi"/>
            <w:sz w:val="22"/>
            <w:szCs w:val="22"/>
          </w:rPr>
          <w:t>[</w:t>
        </w:r>
        <w:proofErr w:type="spellStart"/>
        <w:r w:rsidRPr="005503B4">
          <w:rPr>
            <w:rStyle w:val="Hyperlink"/>
            <w:rFonts w:asciiTheme="majorHAnsi" w:hAnsiTheme="majorHAnsi" w:cstheme="majorHAnsi"/>
            <w:sz w:val="22"/>
            <w:szCs w:val="22"/>
          </w:rPr>
          <w:t>table:demographics</w:t>
        </w:r>
        <w:proofErr w:type="spellEnd"/>
        <w:r w:rsidRPr="005503B4">
          <w:rPr>
            <w:rStyle w:val="Hyperlink"/>
            <w:rFonts w:asciiTheme="majorHAnsi" w:hAnsiTheme="majorHAnsi" w:cstheme="majorHAnsi"/>
            <w:sz w:val="22"/>
            <w:szCs w:val="22"/>
          </w:rPr>
          <w:t>]</w:t>
        </w:r>
      </w:hyperlink>
      <w:r w:rsidRPr="005503B4">
        <w:rPr>
          <w:rFonts w:asciiTheme="majorHAnsi" w:hAnsiTheme="majorHAnsi" w:cstheme="majorHAnsi"/>
          <w:sz w:val="22"/>
          <w:szCs w:val="22"/>
        </w:rPr>
        <w:t>. A total of 99 patients were eligible for analysis: 33 cervical cancer patients and 66 endometrial cancer patients. 67 and 73 patients received left pelvic and right pelvic lymphadenectomy, respectively, while just 26 patients underwent para-aortic lymphadenectomy. 88% of cervical cancer patients were diagnosed as FIGO stage IB1 and no patients in this cohort had a FIGO stage greater than II. In the endometrial cancer cohort, FIGO stage ranged from IA to IVB.</w:t>
      </w:r>
    </w:p>
    <w:p w14:paraId="15A3E960" w14:textId="77777777" w:rsidR="003379DE" w:rsidRPr="005503B4" w:rsidRDefault="003379DE" w:rsidP="003379DE">
      <w:pPr>
        <w:pStyle w:val="BodyText"/>
        <w:rPr>
          <w:ins w:id="282" w:author="Tara Barwick" w:date="2023-08-01T10:48:00Z"/>
          <w:rFonts w:asciiTheme="majorHAnsi" w:hAnsiTheme="majorHAnsi" w:cstheme="majorHAnsi"/>
          <w:sz w:val="22"/>
          <w:szCs w:val="22"/>
        </w:rPr>
      </w:pPr>
    </w:p>
    <w:p w14:paraId="28CA0288" w14:textId="5756FC8C" w:rsidR="003379DE" w:rsidRPr="005503B4" w:rsidRDefault="00BA7E0D" w:rsidP="003379DE">
      <w:pPr>
        <w:pStyle w:val="BodyText"/>
        <w:rPr>
          <w:moveTo w:id="283" w:author="Tara Barwick" w:date="2023-08-01T10:48:00Z"/>
          <w:rFonts w:asciiTheme="majorHAnsi" w:hAnsiTheme="majorHAnsi" w:cstheme="majorHAnsi"/>
          <w:sz w:val="22"/>
          <w:szCs w:val="22"/>
        </w:rPr>
      </w:pPr>
      <w:ins w:id="284" w:author="Tara Barwick" w:date="2023-08-04T13:59:00Z">
        <w:r w:rsidRPr="00BA7E0D">
          <w:rPr>
            <w:rFonts w:asciiTheme="majorHAnsi" w:hAnsiTheme="majorHAnsi" w:cstheme="majorHAnsi"/>
            <w:sz w:val="22"/>
            <w:szCs w:val="22"/>
            <w:highlight w:val="yellow"/>
            <w:rPrChange w:id="285" w:author="Tara Barwick" w:date="2023-08-04T13:59:00Z">
              <w:rPr>
                <w:rFonts w:asciiTheme="majorHAnsi" w:hAnsiTheme="majorHAnsi" w:cstheme="majorHAnsi"/>
                <w:sz w:val="22"/>
                <w:szCs w:val="22"/>
              </w:rPr>
            </w:rPrChange>
          </w:rPr>
          <w:lastRenderedPageBreak/>
          <w:t>THIS NEEDS MORE DETAIL</w:t>
        </w:r>
        <w:r>
          <w:rPr>
            <w:rFonts w:asciiTheme="majorHAnsi" w:hAnsiTheme="majorHAnsi" w:cstheme="majorHAnsi"/>
            <w:sz w:val="22"/>
            <w:szCs w:val="22"/>
          </w:rPr>
          <w:t xml:space="preserve"> </w:t>
        </w:r>
      </w:ins>
      <w:ins w:id="286" w:author="Tara Barwick" w:date="2023-08-04T13:50:00Z">
        <w:r w:rsidR="00086350">
          <w:rPr>
            <w:rFonts w:asciiTheme="majorHAnsi" w:hAnsiTheme="majorHAnsi" w:cstheme="majorHAnsi"/>
            <w:sz w:val="22"/>
            <w:szCs w:val="22"/>
          </w:rPr>
          <w:t>Of the 66 endometrial, cancers patients with quantitative data, a total of X nodal  stations were available for analysis (X right, y left, z para-aortic)</w:t>
        </w:r>
      </w:ins>
      <w:moveToRangeStart w:id="287" w:author="Tara Barwick" w:date="2023-08-01T10:48:00Z" w:name="move141779302"/>
      <w:moveTo w:id="288" w:author="Tara Barwick" w:date="2023-08-01T10:48:00Z">
        <w:r w:rsidR="003379DE" w:rsidRPr="005503B4">
          <w:rPr>
            <w:rFonts w:asciiTheme="majorHAnsi" w:hAnsiTheme="majorHAnsi" w:cstheme="majorHAnsi"/>
            <w:sz w:val="22"/>
            <w:szCs w:val="22"/>
          </w:rPr>
          <w:t>A total of 270 nod</w:t>
        </w:r>
        <w:del w:id="289" w:author="Tara Barwick" w:date="2023-08-01T10:52:00Z">
          <w:r w:rsidR="003379DE" w:rsidRPr="005503B4" w:rsidDel="00C44954">
            <w:rPr>
              <w:rFonts w:asciiTheme="majorHAnsi" w:hAnsiTheme="majorHAnsi" w:cstheme="majorHAnsi"/>
              <w:sz w:val="22"/>
              <w:szCs w:val="22"/>
            </w:rPr>
            <w:delText>es</w:delText>
          </w:r>
        </w:del>
      </w:moveTo>
      <w:ins w:id="290" w:author="Tara Barwick" w:date="2023-08-01T10:52:00Z">
        <w:r w:rsidR="00C44954" w:rsidRPr="005503B4">
          <w:rPr>
            <w:rFonts w:asciiTheme="majorHAnsi" w:hAnsiTheme="majorHAnsi" w:cstheme="majorHAnsi"/>
            <w:sz w:val="22"/>
            <w:szCs w:val="22"/>
          </w:rPr>
          <w:t>al stations</w:t>
        </w:r>
      </w:ins>
      <w:moveTo w:id="291" w:author="Tara Barwick" w:date="2023-08-01T10:48:00Z">
        <w:r w:rsidR="003379DE" w:rsidRPr="005503B4">
          <w:rPr>
            <w:rFonts w:asciiTheme="majorHAnsi" w:hAnsiTheme="majorHAnsi" w:cstheme="majorHAnsi"/>
            <w:sz w:val="22"/>
            <w:szCs w:val="22"/>
          </w:rPr>
          <w:t xml:space="preserve"> had histology and were included in the final dataset, of which 178 and 82 were from </w:t>
        </w:r>
      </w:moveTo>
      <w:ins w:id="292" w:author="Tara Barwick" w:date="2023-08-04T13:49:00Z">
        <w:r w:rsidR="00C85A46">
          <w:rPr>
            <w:rFonts w:asciiTheme="majorHAnsi" w:hAnsiTheme="majorHAnsi" w:cstheme="majorHAnsi"/>
            <w:sz w:val="22"/>
            <w:szCs w:val="22"/>
          </w:rPr>
          <w:t xml:space="preserve">the </w:t>
        </w:r>
      </w:ins>
      <w:ins w:id="293" w:author="Tara Barwick" w:date="2023-08-04T13:48:00Z">
        <w:r w:rsidR="00C85A46">
          <w:rPr>
            <w:rFonts w:asciiTheme="majorHAnsi" w:hAnsiTheme="majorHAnsi" w:cstheme="majorHAnsi"/>
            <w:sz w:val="22"/>
            <w:szCs w:val="22"/>
          </w:rPr>
          <w:t xml:space="preserve">66 </w:t>
        </w:r>
      </w:ins>
      <w:moveTo w:id="294" w:author="Tara Barwick" w:date="2023-08-01T10:48:00Z">
        <w:r w:rsidR="003379DE" w:rsidRPr="005503B4">
          <w:rPr>
            <w:rFonts w:asciiTheme="majorHAnsi" w:hAnsiTheme="majorHAnsi" w:cstheme="majorHAnsi"/>
            <w:sz w:val="22"/>
            <w:szCs w:val="22"/>
          </w:rPr>
          <w:t xml:space="preserve">endometrial cancer and </w:t>
        </w:r>
      </w:moveTo>
      <w:ins w:id="295" w:author="Tara Barwick" w:date="2023-08-04T13:49:00Z">
        <w:r w:rsidR="00C85A46">
          <w:rPr>
            <w:rFonts w:asciiTheme="majorHAnsi" w:hAnsiTheme="majorHAnsi" w:cstheme="majorHAnsi"/>
            <w:sz w:val="22"/>
            <w:szCs w:val="22"/>
          </w:rPr>
          <w:t>the 33</w:t>
        </w:r>
      </w:ins>
      <w:moveTo w:id="296" w:author="Tara Barwick" w:date="2023-08-01T10:48:00Z">
        <w:r w:rsidR="003379DE" w:rsidRPr="005503B4">
          <w:rPr>
            <w:rFonts w:asciiTheme="majorHAnsi" w:hAnsiTheme="majorHAnsi" w:cstheme="majorHAnsi"/>
            <w:sz w:val="22"/>
            <w:szCs w:val="22"/>
          </w:rPr>
          <w:t xml:space="preserve">cervical cancer patients, respectively. 115 left pelvic, 119 right pelvic, and 36 para-aortic nodes were included in the final dataset. </w:t>
        </w:r>
        <w:commentRangeStart w:id="297"/>
        <w:r w:rsidR="003379DE" w:rsidRPr="005503B4">
          <w:rPr>
            <w:rFonts w:asciiTheme="majorHAnsi" w:hAnsiTheme="majorHAnsi" w:cstheme="majorHAnsi"/>
            <w:sz w:val="22"/>
            <w:szCs w:val="22"/>
          </w:rPr>
          <w:t xml:space="preserve">A total of 134, 66, and 154 nodes had </w:t>
        </w:r>
        <w:proofErr w:type="spellStart"/>
        <w:r w:rsidR="003379DE" w:rsidRPr="005503B4">
          <w:rPr>
            <w:rFonts w:asciiTheme="majorHAnsi" w:hAnsiTheme="majorHAnsi" w:cstheme="majorHAnsi"/>
            <w:sz w:val="22"/>
            <w:szCs w:val="22"/>
          </w:rPr>
          <w:t>SUVmax</w:t>
        </w:r>
        <w:proofErr w:type="spellEnd"/>
        <w:r w:rsidR="003379DE" w:rsidRPr="005503B4">
          <w:rPr>
            <w:rFonts w:asciiTheme="majorHAnsi" w:hAnsiTheme="majorHAnsi" w:cstheme="majorHAnsi"/>
            <w:sz w:val="22"/>
            <w:szCs w:val="22"/>
          </w:rPr>
          <w:t xml:space="preserve"> from FDG-PET/CT, </w:t>
        </w:r>
        <w:proofErr w:type="spellStart"/>
        <w:r w:rsidR="003379DE" w:rsidRPr="005503B4">
          <w:rPr>
            <w:rFonts w:asciiTheme="majorHAnsi" w:hAnsiTheme="majorHAnsi" w:cstheme="majorHAnsi"/>
            <w:sz w:val="22"/>
            <w:szCs w:val="22"/>
          </w:rPr>
          <w:t>SUVmax</w:t>
        </w:r>
        <w:proofErr w:type="spellEnd"/>
        <w:r w:rsidR="003379DE" w:rsidRPr="005503B4">
          <w:rPr>
            <w:rFonts w:asciiTheme="majorHAnsi" w:hAnsiTheme="majorHAnsi" w:cstheme="majorHAnsi"/>
            <w:sz w:val="22"/>
            <w:szCs w:val="22"/>
          </w:rPr>
          <w:t xml:space="preserve"> from FEC-PET/CT, and </w:t>
        </w:r>
        <w:proofErr w:type="spellStart"/>
        <w:r w:rsidR="003379DE" w:rsidRPr="005503B4">
          <w:rPr>
            <w:rFonts w:asciiTheme="majorHAnsi" w:hAnsiTheme="majorHAnsi" w:cstheme="majorHAnsi"/>
            <w:sz w:val="22"/>
            <w:szCs w:val="22"/>
          </w:rPr>
          <w:t>ADCmean</w:t>
        </w:r>
        <w:proofErr w:type="spellEnd"/>
        <w:r w:rsidR="003379DE" w:rsidRPr="005503B4">
          <w:rPr>
            <w:rFonts w:asciiTheme="majorHAnsi" w:hAnsiTheme="majorHAnsi" w:cstheme="majorHAnsi"/>
            <w:sz w:val="22"/>
            <w:szCs w:val="22"/>
          </w:rPr>
          <w:t xml:space="preserve"> from DW-MRI respectively</w:t>
        </w:r>
      </w:moveTo>
      <w:commentRangeEnd w:id="297"/>
      <w:r w:rsidR="000E1AAB" w:rsidRPr="005503B4">
        <w:rPr>
          <w:rStyle w:val="CommentReference"/>
          <w:rFonts w:asciiTheme="majorHAnsi" w:hAnsiTheme="majorHAnsi" w:cstheme="majorHAnsi"/>
          <w:sz w:val="22"/>
          <w:szCs w:val="22"/>
        </w:rPr>
        <w:commentReference w:id="297"/>
      </w:r>
      <w:moveTo w:id="298" w:author="Tara Barwick" w:date="2023-08-01T10:48:00Z">
        <w:r w:rsidR="003379DE" w:rsidRPr="005503B4">
          <w:rPr>
            <w:rFonts w:asciiTheme="majorHAnsi" w:hAnsiTheme="majorHAnsi" w:cstheme="majorHAnsi"/>
            <w:sz w:val="22"/>
            <w:szCs w:val="22"/>
          </w:rPr>
          <w:t>.</w:t>
        </w:r>
      </w:moveTo>
    </w:p>
    <w:moveToRangeEnd w:id="287"/>
    <w:p w14:paraId="1607682C" w14:textId="77777777" w:rsidR="003379DE" w:rsidRPr="005503B4" w:rsidRDefault="003379DE" w:rsidP="005503B4">
      <w:pPr>
        <w:pStyle w:val="BodyText"/>
        <w:rPr>
          <w:rFonts w:asciiTheme="majorHAnsi" w:hAnsiTheme="majorHAnsi" w:cstheme="majorHAnsi"/>
          <w:sz w:val="22"/>
          <w:szCs w:val="22"/>
        </w:rPr>
      </w:pPr>
    </w:p>
    <w:p w14:paraId="5AEE6D05" w14:textId="77777777" w:rsidR="00867BEF" w:rsidRPr="005503B4" w:rsidRDefault="00000000">
      <w:pPr>
        <w:pStyle w:val="Heading2"/>
        <w:rPr>
          <w:rFonts w:cstheme="majorHAnsi"/>
          <w:sz w:val="22"/>
          <w:szCs w:val="22"/>
        </w:rPr>
      </w:pPr>
      <w:bookmarkStart w:id="299" w:name="Xe2fde7c23043af65ce41b3be9b216928b6ed8bd"/>
      <w:bookmarkEnd w:id="280"/>
      <w:r w:rsidRPr="005503B4">
        <w:rPr>
          <w:rFonts w:cstheme="majorHAnsi"/>
          <w:sz w:val="22"/>
          <w:szCs w:val="22"/>
        </w:rPr>
        <w:t>Quantitative measures in benign and malignant lymph nodes</w:t>
      </w:r>
    </w:p>
    <w:p w14:paraId="07D948C3" w14:textId="77777777" w:rsidR="00867BEF" w:rsidRPr="00E63459" w:rsidRDefault="00000000">
      <w:pPr>
        <w:pStyle w:val="CaptionedFigure"/>
        <w:rPr>
          <w:rFonts w:asciiTheme="majorHAnsi" w:hAnsiTheme="majorHAnsi" w:cstheme="majorHAnsi"/>
          <w:sz w:val="22"/>
          <w:szCs w:val="22"/>
        </w:rPr>
      </w:pPr>
      <w:r w:rsidRPr="00E63459">
        <w:rPr>
          <w:rFonts w:asciiTheme="majorHAnsi" w:hAnsiTheme="majorHAnsi" w:cstheme="majorHAnsi"/>
          <w:noProof/>
          <w:sz w:val="22"/>
          <w:szCs w:val="22"/>
        </w:rPr>
        <w:drawing>
          <wp:inline distT="0" distB="0" distL="0" distR="0" wp14:anchorId="46648236" wp14:editId="18E42F21">
            <wp:extent cx="5334000" cy="2667000"/>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figures/FDG_FEC_ADC_byRegion_byCancer_combined.png"/>
                    <pic:cNvPicPr>
                      <a:picLocks noChangeAspect="1" noChangeArrowheads="1"/>
                    </pic:cNvPicPr>
                  </pic:nvPicPr>
                  <pic:blipFill>
                    <a:blip r:embed="rId11"/>
                    <a:stretch>
                      <a:fillRect/>
                    </a:stretch>
                  </pic:blipFill>
                  <pic:spPr bwMode="auto">
                    <a:xfrm>
                      <a:off x="0" y="0"/>
                      <a:ext cx="5334000" cy="2667000"/>
                    </a:xfrm>
                    <a:prstGeom prst="rect">
                      <a:avLst/>
                    </a:prstGeom>
                    <a:noFill/>
                    <a:ln w="9525">
                      <a:noFill/>
                      <a:headEnd/>
                      <a:tailEnd/>
                    </a:ln>
                  </pic:spPr>
                </pic:pic>
              </a:graphicData>
            </a:graphic>
          </wp:inline>
        </w:drawing>
      </w:r>
    </w:p>
    <w:p w14:paraId="35C9228E" w14:textId="3B46ADEF" w:rsidR="00867BEF" w:rsidRPr="00E63459" w:rsidRDefault="00000000">
      <w:pPr>
        <w:pStyle w:val="ImageCaption"/>
        <w:rPr>
          <w:rFonts w:asciiTheme="majorHAnsi" w:hAnsiTheme="majorHAnsi" w:cstheme="majorHAnsi"/>
          <w:sz w:val="22"/>
          <w:szCs w:val="22"/>
        </w:rPr>
      </w:pPr>
      <w:commentRangeStart w:id="300"/>
      <w:r w:rsidRPr="00E63459">
        <w:rPr>
          <w:rFonts w:asciiTheme="majorHAnsi" w:hAnsiTheme="majorHAnsi" w:cstheme="majorHAnsi"/>
          <w:sz w:val="22"/>
          <w:szCs w:val="22"/>
        </w:rPr>
        <w:t xml:space="preserve"> </w:t>
      </w:r>
      <w:r w:rsidR="00296F28" w:rsidRPr="00E63459">
        <w:rPr>
          <w:rFonts w:asciiTheme="majorHAnsi" w:hAnsiTheme="majorHAnsi" w:cstheme="majorHAnsi"/>
          <w:sz w:val="22"/>
          <w:szCs w:val="22"/>
        </w:rPr>
        <w:t xml:space="preserve">Figure 1 - </w:t>
      </w:r>
      <w:r w:rsidRPr="00E63459">
        <w:rPr>
          <w:rFonts w:asciiTheme="majorHAnsi" w:hAnsiTheme="majorHAnsi" w:cstheme="majorHAnsi"/>
          <w:sz w:val="22"/>
          <w:szCs w:val="22"/>
        </w:rPr>
        <w:t>(A) Quantitative measures of measured lymph nodes of each region. One-way ANOVA with Tukey’s post-hoc test was used to determine significance between regions. (B) Quantitative measures of measures lymph nodes in endometrial cancer and cervical cancer patients. Mann-Whitney U-test was used to determine significance between endometrial and cervical cancer. FDG-PET/CT (left), FEC-PET/CT (middle), and DW-MRI (right).</w:t>
      </w:r>
    </w:p>
    <w:p w14:paraId="003F6088" w14:textId="77777777" w:rsidR="00867BEF" w:rsidRPr="00E63459" w:rsidRDefault="00000000">
      <w:pPr>
        <w:pStyle w:val="BodyText"/>
        <w:rPr>
          <w:rFonts w:asciiTheme="majorHAnsi" w:hAnsiTheme="majorHAnsi" w:cstheme="majorHAnsi"/>
          <w:sz w:val="22"/>
          <w:szCs w:val="22"/>
        </w:rPr>
      </w:pPr>
      <w:r w:rsidRPr="00E63459">
        <w:rPr>
          <w:rFonts w:asciiTheme="majorHAnsi" w:hAnsiTheme="majorHAnsi" w:cstheme="majorHAnsi"/>
          <w:sz w:val="22"/>
          <w:szCs w:val="22"/>
        </w:rPr>
        <w:t xml:space="preserve">Raw quantitative measures from the three imaging modalities were compared between pelvic and para-aortic regions and between endometrial and cervical cancer. No significant difference was found between regions in </w:t>
      </w:r>
      <w:proofErr w:type="spellStart"/>
      <w:r w:rsidRPr="00E63459">
        <w:rPr>
          <w:rFonts w:asciiTheme="majorHAnsi" w:hAnsiTheme="majorHAnsi" w:cstheme="majorHAnsi"/>
          <w:sz w:val="22"/>
          <w:szCs w:val="22"/>
        </w:rPr>
        <w:t>SUV</w:t>
      </w:r>
      <w:r w:rsidRPr="00E63459">
        <w:rPr>
          <w:rFonts w:asciiTheme="majorHAnsi" w:hAnsiTheme="majorHAnsi" w:cstheme="majorHAnsi"/>
          <w:sz w:val="22"/>
          <w:szCs w:val="22"/>
          <w:vertAlign w:val="subscript"/>
        </w:rPr>
        <w:t>max</w:t>
      </w:r>
      <w:proofErr w:type="spellEnd"/>
      <w:r w:rsidRPr="00E63459">
        <w:rPr>
          <w:rFonts w:asciiTheme="majorHAnsi" w:hAnsiTheme="majorHAnsi" w:cstheme="majorHAnsi"/>
          <w:sz w:val="22"/>
          <w:szCs w:val="22"/>
        </w:rPr>
        <w:t xml:space="preserve"> or </w:t>
      </w:r>
      <w:proofErr w:type="spellStart"/>
      <w:r w:rsidRPr="00E63459">
        <w:rPr>
          <w:rFonts w:asciiTheme="majorHAnsi" w:hAnsiTheme="majorHAnsi" w:cstheme="majorHAnsi"/>
          <w:sz w:val="22"/>
          <w:szCs w:val="22"/>
        </w:rPr>
        <w:t>ADC</w:t>
      </w:r>
      <w:r w:rsidRPr="00E63459">
        <w:rPr>
          <w:rFonts w:asciiTheme="majorHAnsi" w:hAnsiTheme="majorHAnsi" w:cstheme="majorHAnsi"/>
          <w:sz w:val="22"/>
          <w:szCs w:val="22"/>
          <w:vertAlign w:val="subscript"/>
        </w:rPr>
        <w:t>mean</w:t>
      </w:r>
      <w:proofErr w:type="spellEnd"/>
      <w:r w:rsidRPr="00E63459">
        <w:rPr>
          <w:rFonts w:asciiTheme="majorHAnsi" w:hAnsiTheme="majorHAnsi" w:cstheme="majorHAnsi"/>
          <w:sz w:val="22"/>
          <w:szCs w:val="22"/>
        </w:rPr>
        <w:t xml:space="preserve"> on FDG-PET/CT and DW-MRI (Figure </w:t>
      </w:r>
      <w:hyperlink w:anchor="fig:quant_byRegion_byCancer">
        <w:r w:rsidRPr="00E63459">
          <w:rPr>
            <w:rStyle w:val="Hyperlink"/>
            <w:rFonts w:asciiTheme="majorHAnsi" w:hAnsiTheme="majorHAnsi" w:cstheme="majorHAnsi"/>
            <w:sz w:val="22"/>
            <w:szCs w:val="22"/>
          </w:rPr>
          <w:t>1</w:t>
        </w:r>
      </w:hyperlink>
      <w:r w:rsidRPr="00E63459">
        <w:rPr>
          <w:rFonts w:asciiTheme="majorHAnsi" w:hAnsiTheme="majorHAnsi" w:cstheme="majorHAnsi"/>
          <w:sz w:val="22"/>
          <w:szCs w:val="22"/>
        </w:rPr>
        <w:t xml:space="preserve">A). </w:t>
      </w:r>
      <w:commentRangeEnd w:id="300"/>
      <w:r w:rsidR="00C44954" w:rsidRPr="00E63459">
        <w:rPr>
          <w:rStyle w:val="CommentReference"/>
          <w:rFonts w:asciiTheme="majorHAnsi" w:hAnsiTheme="majorHAnsi" w:cstheme="majorHAnsi"/>
          <w:sz w:val="22"/>
          <w:szCs w:val="22"/>
        </w:rPr>
        <w:commentReference w:id="300"/>
      </w:r>
      <w:commentRangeStart w:id="301"/>
      <w:r w:rsidRPr="00E63459">
        <w:rPr>
          <w:rFonts w:asciiTheme="majorHAnsi" w:hAnsiTheme="majorHAnsi" w:cstheme="majorHAnsi"/>
          <w:sz w:val="22"/>
          <w:szCs w:val="22"/>
        </w:rPr>
        <w:t xml:space="preserve">Lymph nodes of the para-aortic region on FEC-PET/CT had significantly higher </w:t>
      </w:r>
      <w:proofErr w:type="spellStart"/>
      <w:r w:rsidRPr="00E63459">
        <w:rPr>
          <w:rFonts w:asciiTheme="majorHAnsi" w:hAnsiTheme="majorHAnsi" w:cstheme="majorHAnsi"/>
          <w:sz w:val="22"/>
          <w:szCs w:val="22"/>
        </w:rPr>
        <w:t>SUVmax</w:t>
      </w:r>
      <w:proofErr w:type="spellEnd"/>
      <w:r w:rsidRPr="00E63459">
        <w:rPr>
          <w:rFonts w:asciiTheme="majorHAnsi" w:hAnsiTheme="majorHAnsi" w:cstheme="majorHAnsi"/>
          <w:sz w:val="22"/>
          <w:szCs w:val="22"/>
        </w:rPr>
        <w:t xml:space="preserve"> than left and right pelvis, a trend that was consistent across all three imaging modalities. </w:t>
      </w:r>
      <w:commentRangeEnd w:id="301"/>
      <w:r w:rsidR="00C44954" w:rsidRPr="00E63459">
        <w:rPr>
          <w:rStyle w:val="CommentReference"/>
          <w:rFonts w:asciiTheme="majorHAnsi" w:hAnsiTheme="majorHAnsi" w:cstheme="majorHAnsi"/>
          <w:sz w:val="22"/>
          <w:szCs w:val="22"/>
        </w:rPr>
        <w:commentReference w:id="301"/>
      </w:r>
      <w:commentRangeStart w:id="302"/>
      <w:r w:rsidRPr="00E63459">
        <w:rPr>
          <w:rFonts w:asciiTheme="majorHAnsi" w:hAnsiTheme="majorHAnsi" w:cstheme="majorHAnsi"/>
          <w:sz w:val="22"/>
          <w:szCs w:val="22"/>
        </w:rPr>
        <w:t xml:space="preserve">Interestingly, the average </w:t>
      </w:r>
      <w:proofErr w:type="spellStart"/>
      <w:r w:rsidRPr="00E63459">
        <w:rPr>
          <w:rFonts w:asciiTheme="majorHAnsi" w:hAnsiTheme="majorHAnsi" w:cstheme="majorHAnsi"/>
          <w:sz w:val="22"/>
          <w:szCs w:val="22"/>
        </w:rPr>
        <w:t>SUV</w:t>
      </w:r>
      <w:r w:rsidRPr="00E63459">
        <w:rPr>
          <w:rFonts w:asciiTheme="majorHAnsi" w:hAnsiTheme="majorHAnsi" w:cstheme="majorHAnsi"/>
          <w:sz w:val="22"/>
          <w:szCs w:val="22"/>
          <w:vertAlign w:val="subscript"/>
        </w:rPr>
        <w:t>max</w:t>
      </w:r>
      <w:proofErr w:type="spellEnd"/>
      <w:r w:rsidRPr="00E63459">
        <w:rPr>
          <w:rFonts w:asciiTheme="majorHAnsi" w:hAnsiTheme="majorHAnsi" w:cstheme="majorHAnsi"/>
          <w:sz w:val="22"/>
          <w:szCs w:val="22"/>
        </w:rPr>
        <w:t xml:space="preserve"> of nodes on FDG-PET/CT was significantly higher in endometrial than in cervical cancer (Figure </w:t>
      </w:r>
      <w:hyperlink w:anchor="fig:quant_byRegion_byCancer">
        <w:r w:rsidRPr="00E63459">
          <w:rPr>
            <w:rStyle w:val="Hyperlink"/>
            <w:rFonts w:asciiTheme="majorHAnsi" w:hAnsiTheme="majorHAnsi" w:cstheme="majorHAnsi"/>
            <w:sz w:val="22"/>
            <w:szCs w:val="22"/>
          </w:rPr>
          <w:t>1</w:t>
        </w:r>
      </w:hyperlink>
      <w:r w:rsidRPr="00E63459">
        <w:rPr>
          <w:rFonts w:asciiTheme="majorHAnsi" w:hAnsiTheme="majorHAnsi" w:cstheme="majorHAnsi"/>
          <w:sz w:val="22"/>
          <w:szCs w:val="22"/>
        </w:rPr>
        <w:t>B)</w:t>
      </w:r>
      <w:commentRangeEnd w:id="302"/>
      <w:r w:rsidR="003379DE" w:rsidRPr="00E63459">
        <w:rPr>
          <w:rStyle w:val="CommentReference"/>
          <w:rFonts w:asciiTheme="majorHAnsi" w:hAnsiTheme="majorHAnsi" w:cstheme="majorHAnsi"/>
          <w:sz w:val="22"/>
          <w:szCs w:val="22"/>
        </w:rPr>
        <w:commentReference w:id="302"/>
      </w:r>
      <w:r w:rsidRPr="00E63459">
        <w:rPr>
          <w:rFonts w:asciiTheme="majorHAnsi" w:hAnsiTheme="majorHAnsi" w:cstheme="majorHAnsi"/>
          <w:sz w:val="22"/>
          <w:szCs w:val="22"/>
        </w:rPr>
        <w:t>.</w:t>
      </w:r>
    </w:p>
    <w:p w14:paraId="70652068" w14:textId="47F6CA59" w:rsidR="005B7057" w:rsidRDefault="00390668">
      <w:pPr>
        <w:pStyle w:val="BodyText"/>
        <w:rPr>
          <w:ins w:id="303" w:author="Tara Barwick" w:date="2023-08-04T12:25:00Z"/>
          <w:rFonts w:asciiTheme="majorHAnsi" w:hAnsiTheme="majorHAnsi" w:cstheme="majorHAnsi"/>
          <w:sz w:val="22"/>
          <w:szCs w:val="22"/>
        </w:rPr>
      </w:pPr>
      <w:ins w:id="304" w:author="Tara Barwick" w:date="2023-08-04T12:18:00Z">
        <w:r w:rsidRPr="005B7057">
          <w:rPr>
            <w:rFonts w:asciiTheme="majorHAnsi" w:hAnsiTheme="majorHAnsi" w:cstheme="majorHAnsi"/>
            <w:sz w:val="22"/>
            <w:szCs w:val="22"/>
            <w:highlight w:val="yellow"/>
            <w:rPrChange w:id="305" w:author="Tara Barwick" w:date="2023-08-04T12:25:00Z">
              <w:rPr>
                <w:rFonts w:asciiTheme="majorHAnsi" w:hAnsiTheme="majorHAnsi" w:cstheme="majorHAnsi"/>
                <w:sz w:val="22"/>
                <w:szCs w:val="22"/>
              </w:rPr>
            </w:rPrChange>
          </w:rPr>
          <w:t>DELETE A</w:t>
        </w:r>
      </w:ins>
      <w:ins w:id="306" w:author="Tara Barwick" w:date="2023-08-04T12:19:00Z">
        <w:r w:rsidRPr="005B7057">
          <w:rPr>
            <w:rFonts w:asciiTheme="majorHAnsi" w:hAnsiTheme="majorHAnsi" w:cstheme="majorHAnsi"/>
            <w:sz w:val="22"/>
            <w:szCs w:val="22"/>
            <w:highlight w:val="yellow"/>
            <w:rPrChange w:id="307" w:author="Tara Barwick" w:date="2023-08-04T12:25:00Z">
              <w:rPr>
                <w:rFonts w:asciiTheme="majorHAnsi" w:hAnsiTheme="majorHAnsi" w:cstheme="majorHAnsi"/>
                <w:sz w:val="22"/>
                <w:szCs w:val="22"/>
              </w:rPr>
            </w:rPrChange>
          </w:rPr>
          <w:t>BOVE AND START HERE</w:t>
        </w:r>
      </w:ins>
      <w:ins w:id="308" w:author="Tara Barwick" w:date="2023-08-04T12:22:00Z">
        <w:r w:rsidRPr="005B7057">
          <w:rPr>
            <w:rFonts w:asciiTheme="majorHAnsi" w:hAnsiTheme="majorHAnsi" w:cstheme="majorHAnsi"/>
            <w:sz w:val="22"/>
            <w:szCs w:val="22"/>
            <w:highlight w:val="yellow"/>
            <w:rPrChange w:id="309" w:author="Tara Barwick" w:date="2023-08-04T12:25:00Z">
              <w:rPr>
                <w:rFonts w:asciiTheme="majorHAnsi" w:hAnsiTheme="majorHAnsi" w:cstheme="majorHAnsi"/>
                <w:sz w:val="22"/>
                <w:szCs w:val="22"/>
              </w:rPr>
            </w:rPrChange>
          </w:rPr>
          <w:t xml:space="preserve">. FIGURE 2 (now 1) is our most important </w:t>
        </w:r>
      </w:ins>
      <w:ins w:id="310" w:author="Tara Barwick" w:date="2023-08-04T12:25:00Z">
        <w:r w:rsidR="005B7057">
          <w:rPr>
            <w:rFonts w:asciiTheme="majorHAnsi" w:hAnsiTheme="majorHAnsi" w:cstheme="majorHAnsi"/>
            <w:sz w:val="22"/>
            <w:szCs w:val="22"/>
            <w:highlight w:val="yellow"/>
          </w:rPr>
          <w:t>-</w:t>
        </w:r>
      </w:ins>
      <w:ins w:id="311" w:author="Tara Barwick" w:date="2023-08-04T12:22:00Z">
        <w:r w:rsidRPr="005B7057">
          <w:rPr>
            <w:rFonts w:asciiTheme="majorHAnsi" w:hAnsiTheme="majorHAnsi" w:cstheme="majorHAnsi"/>
            <w:sz w:val="22"/>
            <w:szCs w:val="22"/>
            <w:highlight w:val="yellow"/>
            <w:rPrChange w:id="312" w:author="Tara Barwick" w:date="2023-08-04T12:25:00Z">
              <w:rPr>
                <w:rFonts w:asciiTheme="majorHAnsi" w:hAnsiTheme="majorHAnsi" w:cstheme="majorHAnsi"/>
                <w:sz w:val="22"/>
                <w:szCs w:val="22"/>
              </w:rPr>
            </w:rPrChange>
          </w:rPr>
          <w:t xml:space="preserve">wonder if separate the MRI out to make things </w:t>
        </w:r>
        <w:proofErr w:type="spellStart"/>
        <w:r w:rsidRPr="005B7057">
          <w:rPr>
            <w:rFonts w:asciiTheme="majorHAnsi" w:hAnsiTheme="majorHAnsi" w:cstheme="majorHAnsi"/>
            <w:sz w:val="22"/>
            <w:szCs w:val="22"/>
            <w:highlight w:val="yellow"/>
            <w:rPrChange w:id="313" w:author="Tara Barwick" w:date="2023-08-04T12:25:00Z">
              <w:rPr>
                <w:rFonts w:asciiTheme="majorHAnsi" w:hAnsiTheme="majorHAnsi" w:cstheme="majorHAnsi"/>
                <w:sz w:val="22"/>
                <w:szCs w:val="22"/>
              </w:rPr>
            </w:rPrChange>
          </w:rPr>
          <w:t>beigger</w:t>
        </w:r>
        <w:proofErr w:type="spellEnd"/>
        <w:r w:rsidRPr="005B7057">
          <w:rPr>
            <w:rFonts w:asciiTheme="majorHAnsi" w:hAnsiTheme="majorHAnsi" w:cstheme="majorHAnsi"/>
            <w:sz w:val="22"/>
            <w:szCs w:val="22"/>
            <w:highlight w:val="yellow"/>
            <w:rPrChange w:id="314" w:author="Tara Barwick" w:date="2023-08-04T12:25:00Z">
              <w:rPr>
                <w:rFonts w:asciiTheme="majorHAnsi" w:hAnsiTheme="majorHAnsi" w:cstheme="majorHAnsi"/>
                <w:sz w:val="22"/>
                <w:szCs w:val="22"/>
              </w:rPr>
            </w:rPrChange>
          </w:rPr>
          <w:t xml:space="preserve"> to see.</w:t>
        </w:r>
        <w:r>
          <w:rPr>
            <w:rFonts w:asciiTheme="majorHAnsi" w:hAnsiTheme="majorHAnsi" w:cstheme="majorHAnsi"/>
            <w:sz w:val="22"/>
            <w:szCs w:val="22"/>
          </w:rPr>
          <w:t xml:space="preserve"> </w:t>
        </w:r>
      </w:ins>
    </w:p>
    <w:p w14:paraId="70A52E6C" w14:textId="0F497619" w:rsidR="00D7618B" w:rsidRPr="00E63459" w:rsidRDefault="00000000">
      <w:pPr>
        <w:pStyle w:val="BodyText"/>
        <w:rPr>
          <w:ins w:id="315" w:author="Tara Barwick" w:date="2023-08-01T11:09:00Z"/>
          <w:rFonts w:asciiTheme="majorHAnsi" w:hAnsiTheme="majorHAnsi" w:cstheme="majorHAnsi"/>
          <w:sz w:val="22"/>
          <w:szCs w:val="22"/>
        </w:rPr>
      </w:pPr>
      <w:r w:rsidRPr="00E63459">
        <w:rPr>
          <w:rFonts w:asciiTheme="majorHAnsi" w:hAnsiTheme="majorHAnsi" w:cstheme="majorHAnsi"/>
          <w:sz w:val="22"/>
          <w:szCs w:val="22"/>
        </w:rPr>
        <w:t xml:space="preserve">Quantitative measures, both raw and calculated, were compared in benign and malignant lymph nodes in endometrial cancer. </w:t>
      </w:r>
      <w:commentRangeStart w:id="316"/>
      <w:ins w:id="317" w:author="Tara Barwick" w:date="2023-08-01T11:07:00Z">
        <w:r w:rsidR="00D7618B" w:rsidRPr="00E63459">
          <w:rPr>
            <w:rFonts w:asciiTheme="majorHAnsi" w:hAnsiTheme="majorHAnsi" w:cstheme="majorHAnsi"/>
            <w:sz w:val="22"/>
            <w:szCs w:val="22"/>
          </w:rPr>
          <w:t xml:space="preserve">Nodal </w:t>
        </w:r>
        <w:proofErr w:type="spellStart"/>
        <w:r w:rsidR="00D7618B" w:rsidRPr="00E63459">
          <w:rPr>
            <w:rFonts w:asciiTheme="majorHAnsi" w:hAnsiTheme="majorHAnsi" w:cstheme="majorHAnsi"/>
            <w:sz w:val="22"/>
            <w:szCs w:val="22"/>
          </w:rPr>
          <w:t>SUV</w:t>
        </w:r>
        <w:r w:rsidR="00D7618B" w:rsidRPr="00E63459">
          <w:rPr>
            <w:rFonts w:asciiTheme="majorHAnsi" w:hAnsiTheme="majorHAnsi" w:cstheme="majorHAnsi"/>
            <w:sz w:val="22"/>
            <w:szCs w:val="22"/>
            <w:vertAlign w:val="subscript"/>
          </w:rPr>
          <w:t>max</w:t>
        </w:r>
        <w:proofErr w:type="spellEnd"/>
        <w:r w:rsidR="00D7618B" w:rsidRPr="00E63459">
          <w:rPr>
            <w:rFonts w:asciiTheme="majorHAnsi" w:hAnsiTheme="majorHAnsi" w:cstheme="majorHAnsi"/>
            <w:sz w:val="22"/>
            <w:szCs w:val="22"/>
          </w:rPr>
          <w:t xml:space="preserve">, </w:t>
        </w:r>
      </w:ins>
      <w:ins w:id="318" w:author="Tara Barwick" w:date="2023-08-04T12:37:00Z">
        <w:r w:rsidR="00E34465">
          <w:rPr>
            <w:rFonts w:asciiTheme="majorHAnsi" w:hAnsiTheme="majorHAnsi" w:cstheme="majorHAnsi"/>
            <w:sz w:val="22"/>
            <w:szCs w:val="22"/>
          </w:rPr>
          <w:t>NTR</w:t>
        </w:r>
      </w:ins>
      <w:ins w:id="319" w:author="Tara Barwick" w:date="2023-08-04T13:45:00Z">
        <w:r w:rsidR="00C85A46">
          <w:rPr>
            <w:rFonts w:asciiTheme="majorHAnsi" w:hAnsiTheme="majorHAnsi" w:cstheme="majorHAnsi"/>
            <w:sz w:val="22"/>
            <w:szCs w:val="22"/>
          </w:rPr>
          <w:t xml:space="preserve">, </w:t>
        </w:r>
      </w:ins>
      <w:ins w:id="320" w:author="Tara Barwick" w:date="2023-08-04T12:37:00Z">
        <w:r w:rsidR="00E34465">
          <w:rPr>
            <w:rFonts w:asciiTheme="majorHAnsi" w:hAnsiTheme="majorHAnsi" w:cstheme="majorHAnsi"/>
            <w:sz w:val="22"/>
            <w:szCs w:val="22"/>
          </w:rPr>
          <w:t xml:space="preserve"> </w:t>
        </w:r>
      </w:ins>
      <w:commentRangeStart w:id="321"/>
      <w:ins w:id="322" w:author="Tara Barwick" w:date="2023-08-01T11:07:00Z">
        <w:r w:rsidR="00D7618B" w:rsidRPr="00E63459">
          <w:rPr>
            <w:rFonts w:asciiTheme="majorHAnsi" w:hAnsiTheme="majorHAnsi" w:cstheme="majorHAnsi"/>
            <w:sz w:val="22"/>
            <w:szCs w:val="22"/>
          </w:rPr>
          <w:t xml:space="preserve">short </w:t>
        </w:r>
      </w:ins>
      <w:ins w:id="323" w:author="Tara Barwick" w:date="2023-08-01T11:08:00Z">
        <w:r w:rsidR="00D7618B" w:rsidRPr="00E63459">
          <w:rPr>
            <w:rFonts w:asciiTheme="majorHAnsi" w:hAnsiTheme="majorHAnsi" w:cstheme="majorHAnsi"/>
            <w:sz w:val="22"/>
            <w:szCs w:val="22"/>
          </w:rPr>
          <w:t>and long</w:t>
        </w:r>
      </w:ins>
      <w:ins w:id="324" w:author="Tara Barwick" w:date="2023-08-04T11:59:00Z">
        <w:r w:rsidR="00E63459">
          <w:rPr>
            <w:rFonts w:asciiTheme="majorHAnsi" w:hAnsiTheme="majorHAnsi" w:cstheme="majorHAnsi"/>
            <w:sz w:val="22"/>
            <w:szCs w:val="22"/>
          </w:rPr>
          <w:t>-</w:t>
        </w:r>
      </w:ins>
      <w:ins w:id="325" w:author="Tara Barwick" w:date="2023-08-01T11:08:00Z">
        <w:r w:rsidR="00D7618B" w:rsidRPr="00E63459">
          <w:rPr>
            <w:rFonts w:asciiTheme="majorHAnsi" w:hAnsiTheme="majorHAnsi" w:cstheme="majorHAnsi"/>
            <w:sz w:val="22"/>
            <w:szCs w:val="22"/>
          </w:rPr>
          <w:t xml:space="preserve">axis diameters </w:t>
        </w:r>
      </w:ins>
      <w:commentRangeEnd w:id="321"/>
      <w:ins w:id="326" w:author="Tara Barwick" w:date="2023-08-04T12:36:00Z">
        <w:r w:rsidR="00E34465">
          <w:rPr>
            <w:rStyle w:val="CommentReference"/>
          </w:rPr>
          <w:commentReference w:id="321"/>
        </w:r>
      </w:ins>
      <w:ins w:id="327" w:author="Tara Barwick" w:date="2023-08-01T11:08:00Z">
        <w:r w:rsidR="00D7618B" w:rsidRPr="00E63459">
          <w:rPr>
            <w:rFonts w:asciiTheme="majorHAnsi" w:hAnsiTheme="majorHAnsi" w:cstheme="majorHAnsi"/>
            <w:sz w:val="22"/>
            <w:szCs w:val="22"/>
          </w:rPr>
          <w:t>and STAR</w:t>
        </w:r>
      </w:ins>
      <w:r w:rsidRPr="00E63459">
        <w:rPr>
          <w:rFonts w:asciiTheme="majorHAnsi" w:hAnsiTheme="majorHAnsi" w:cstheme="majorHAnsi"/>
          <w:sz w:val="22"/>
          <w:szCs w:val="22"/>
        </w:rPr>
        <w:t xml:space="preserve"> </w:t>
      </w:r>
      <w:commentRangeEnd w:id="316"/>
      <w:r w:rsidR="00D7618B" w:rsidRPr="00E63459">
        <w:rPr>
          <w:rStyle w:val="CommentReference"/>
          <w:rFonts w:asciiTheme="majorHAnsi" w:hAnsiTheme="majorHAnsi" w:cstheme="majorHAnsi"/>
          <w:sz w:val="22"/>
          <w:szCs w:val="22"/>
        </w:rPr>
        <w:commentReference w:id="316"/>
      </w:r>
      <w:r w:rsidRPr="00E63459">
        <w:rPr>
          <w:rFonts w:asciiTheme="majorHAnsi" w:hAnsiTheme="majorHAnsi" w:cstheme="majorHAnsi"/>
          <w:sz w:val="22"/>
          <w:szCs w:val="22"/>
        </w:rPr>
        <w:t xml:space="preserve">were </w:t>
      </w:r>
      <w:ins w:id="328" w:author="Tara Barwick" w:date="2023-08-01T11:08:00Z">
        <w:r w:rsidR="00D7618B" w:rsidRPr="00E63459">
          <w:rPr>
            <w:rFonts w:asciiTheme="majorHAnsi" w:hAnsiTheme="majorHAnsi" w:cstheme="majorHAnsi"/>
            <w:sz w:val="22"/>
            <w:szCs w:val="22"/>
          </w:rPr>
          <w:t xml:space="preserve">all </w:t>
        </w:r>
      </w:ins>
      <w:r w:rsidRPr="00E63459">
        <w:rPr>
          <w:rFonts w:asciiTheme="majorHAnsi" w:hAnsiTheme="majorHAnsi" w:cstheme="majorHAnsi"/>
          <w:sz w:val="22"/>
          <w:szCs w:val="22"/>
        </w:rPr>
        <w:t xml:space="preserve">significantly higher in malignant than benign lymph nodes on FDG-PET/CT (Figure </w:t>
      </w:r>
      <w:del w:id="329" w:author="Tara Barwick" w:date="2023-08-01T11:05:00Z">
        <w:r w:rsidRPr="005503B4" w:rsidDel="00D7618B">
          <w:rPr>
            <w:rFonts w:asciiTheme="majorHAnsi" w:hAnsiTheme="majorHAnsi" w:cstheme="majorHAnsi"/>
            <w:sz w:val="22"/>
            <w:szCs w:val="22"/>
            <w:rPrChange w:id="330" w:author="Tara Barwick" w:date="2023-08-01T22:28:00Z">
              <w:rPr/>
            </w:rPrChange>
          </w:rPr>
          <w:fldChar w:fldCharType="begin"/>
        </w:r>
        <w:r w:rsidRPr="00E63459" w:rsidDel="00D7618B">
          <w:rPr>
            <w:rFonts w:asciiTheme="majorHAnsi" w:hAnsiTheme="majorHAnsi" w:cstheme="majorHAnsi"/>
            <w:sz w:val="22"/>
            <w:szCs w:val="22"/>
          </w:rPr>
          <w:delInstrText>HYPERLINK \l "fig:quant_inEndo" \h</w:delInstrText>
        </w:r>
        <w:r w:rsidRPr="00A801DA" w:rsidDel="00D7618B">
          <w:rPr>
            <w:rFonts w:asciiTheme="majorHAnsi" w:hAnsiTheme="majorHAnsi" w:cstheme="majorHAnsi"/>
            <w:sz w:val="22"/>
            <w:szCs w:val="22"/>
          </w:rPr>
        </w:r>
        <w:r w:rsidRPr="005503B4" w:rsidDel="00D7618B">
          <w:rPr>
            <w:rFonts w:asciiTheme="majorHAnsi" w:hAnsiTheme="majorHAnsi" w:cstheme="majorHAnsi"/>
            <w:sz w:val="22"/>
            <w:szCs w:val="22"/>
            <w:rPrChange w:id="331" w:author="Tara Barwick" w:date="2023-08-01T22:28:00Z">
              <w:rPr>
                <w:rStyle w:val="Hyperlink"/>
              </w:rPr>
            </w:rPrChange>
          </w:rPr>
          <w:fldChar w:fldCharType="separate"/>
        </w:r>
        <w:r w:rsidRPr="00E63459" w:rsidDel="00D7618B">
          <w:rPr>
            <w:rStyle w:val="Hyperlink"/>
            <w:rFonts w:asciiTheme="majorHAnsi" w:hAnsiTheme="majorHAnsi" w:cstheme="majorHAnsi"/>
            <w:sz w:val="22"/>
            <w:szCs w:val="22"/>
          </w:rPr>
          <w:delText>2</w:delText>
        </w:r>
        <w:r w:rsidRPr="005503B4" w:rsidDel="00D7618B">
          <w:rPr>
            <w:rStyle w:val="Hyperlink"/>
            <w:rFonts w:asciiTheme="majorHAnsi" w:hAnsiTheme="majorHAnsi" w:cstheme="majorHAnsi"/>
            <w:sz w:val="22"/>
            <w:szCs w:val="22"/>
            <w:rPrChange w:id="332" w:author="Tara Barwick" w:date="2023-08-01T22:28:00Z">
              <w:rPr>
                <w:rStyle w:val="Hyperlink"/>
              </w:rPr>
            </w:rPrChange>
          </w:rPr>
          <w:fldChar w:fldCharType="end"/>
        </w:r>
        <w:r w:rsidRPr="00E63459" w:rsidDel="00D7618B">
          <w:rPr>
            <w:rFonts w:asciiTheme="majorHAnsi" w:hAnsiTheme="majorHAnsi" w:cstheme="majorHAnsi"/>
            <w:sz w:val="22"/>
            <w:szCs w:val="22"/>
          </w:rPr>
          <w:delText>A</w:delText>
        </w:r>
      </w:del>
      <w:ins w:id="333" w:author="Tara Barwick" w:date="2023-08-01T11:05:00Z">
        <w:r w:rsidR="00D7618B" w:rsidRPr="005503B4">
          <w:rPr>
            <w:rFonts w:asciiTheme="majorHAnsi" w:hAnsiTheme="majorHAnsi" w:cstheme="majorHAnsi"/>
            <w:sz w:val="22"/>
            <w:szCs w:val="22"/>
            <w:rPrChange w:id="334" w:author="Tara Barwick" w:date="2023-08-01T22:28:00Z">
              <w:rPr/>
            </w:rPrChange>
          </w:rPr>
          <w:fldChar w:fldCharType="begin"/>
        </w:r>
        <w:r w:rsidR="00D7618B" w:rsidRPr="00E63459">
          <w:rPr>
            <w:rFonts w:asciiTheme="majorHAnsi" w:hAnsiTheme="majorHAnsi" w:cstheme="majorHAnsi"/>
            <w:sz w:val="22"/>
            <w:szCs w:val="22"/>
          </w:rPr>
          <w:instrText>HYPERLINK \l "fig:quant_inEndo" \h</w:instrText>
        </w:r>
        <w:r w:rsidR="00D7618B" w:rsidRPr="00A801DA">
          <w:rPr>
            <w:rFonts w:asciiTheme="majorHAnsi" w:hAnsiTheme="majorHAnsi" w:cstheme="majorHAnsi"/>
            <w:sz w:val="22"/>
            <w:szCs w:val="22"/>
          </w:rPr>
        </w:r>
        <w:r w:rsidR="00D7618B" w:rsidRPr="005503B4">
          <w:rPr>
            <w:rFonts w:asciiTheme="majorHAnsi" w:hAnsiTheme="majorHAnsi" w:cstheme="majorHAnsi"/>
            <w:sz w:val="22"/>
            <w:szCs w:val="22"/>
            <w:rPrChange w:id="335" w:author="Tara Barwick" w:date="2023-08-01T22:28:00Z">
              <w:rPr>
                <w:rStyle w:val="Hyperlink"/>
              </w:rPr>
            </w:rPrChange>
          </w:rPr>
          <w:fldChar w:fldCharType="separate"/>
        </w:r>
        <w:r w:rsidR="00D7618B" w:rsidRPr="00E63459">
          <w:rPr>
            <w:rStyle w:val="Hyperlink"/>
            <w:rFonts w:asciiTheme="majorHAnsi" w:hAnsiTheme="majorHAnsi" w:cstheme="majorHAnsi"/>
            <w:sz w:val="22"/>
            <w:szCs w:val="22"/>
          </w:rPr>
          <w:t>1</w:t>
        </w:r>
        <w:r w:rsidR="00D7618B" w:rsidRPr="005503B4">
          <w:rPr>
            <w:rStyle w:val="Hyperlink"/>
            <w:rFonts w:asciiTheme="majorHAnsi" w:hAnsiTheme="majorHAnsi" w:cstheme="majorHAnsi"/>
            <w:sz w:val="22"/>
            <w:szCs w:val="22"/>
            <w:rPrChange w:id="336" w:author="Tara Barwick" w:date="2023-08-01T22:28:00Z">
              <w:rPr>
                <w:rStyle w:val="Hyperlink"/>
              </w:rPr>
            </w:rPrChange>
          </w:rPr>
          <w:fldChar w:fldCharType="end"/>
        </w:r>
        <w:r w:rsidR="00D7618B" w:rsidRPr="00E63459">
          <w:rPr>
            <w:rFonts w:asciiTheme="majorHAnsi" w:hAnsiTheme="majorHAnsi" w:cstheme="majorHAnsi"/>
            <w:sz w:val="22"/>
            <w:szCs w:val="22"/>
          </w:rPr>
          <w:t>A</w:t>
        </w:r>
      </w:ins>
      <w:r w:rsidRPr="00E63459">
        <w:rPr>
          <w:rFonts w:asciiTheme="majorHAnsi" w:hAnsiTheme="majorHAnsi" w:cstheme="majorHAnsi"/>
          <w:sz w:val="22"/>
          <w:szCs w:val="22"/>
        </w:rPr>
        <w:t xml:space="preserve">). </w:t>
      </w:r>
      <w:ins w:id="337" w:author="Tara Barwick" w:date="2023-08-01T11:09:00Z">
        <w:r w:rsidR="00D7618B" w:rsidRPr="00E63459">
          <w:rPr>
            <w:rFonts w:asciiTheme="majorHAnsi" w:hAnsiTheme="majorHAnsi" w:cstheme="majorHAnsi"/>
            <w:sz w:val="22"/>
            <w:szCs w:val="22"/>
          </w:rPr>
          <w:t xml:space="preserve">Mean </w:t>
        </w:r>
        <w:proofErr w:type="spellStart"/>
        <w:r w:rsidR="00D7618B" w:rsidRPr="00E63459">
          <w:rPr>
            <w:rFonts w:asciiTheme="majorHAnsi" w:hAnsiTheme="majorHAnsi" w:cstheme="majorHAnsi"/>
            <w:sz w:val="22"/>
            <w:szCs w:val="22"/>
          </w:rPr>
          <w:t>ADC</w:t>
        </w:r>
        <w:r w:rsidR="00D7618B" w:rsidRPr="00E63459">
          <w:rPr>
            <w:rFonts w:asciiTheme="majorHAnsi" w:hAnsiTheme="majorHAnsi" w:cstheme="majorHAnsi"/>
            <w:sz w:val="22"/>
            <w:szCs w:val="22"/>
            <w:vertAlign w:val="subscript"/>
          </w:rPr>
          <w:t>mean</w:t>
        </w:r>
        <w:proofErr w:type="spellEnd"/>
        <w:r w:rsidR="00D7618B" w:rsidRPr="00E63459">
          <w:rPr>
            <w:rFonts w:asciiTheme="majorHAnsi" w:hAnsiTheme="majorHAnsi" w:cstheme="majorHAnsi"/>
            <w:sz w:val="22"/>
            <w:szCs w:val="22"/>
          </w:rPr>
          <w:t xml:space="preserve"> was lower in</w:t>
        </w:r>
      </w:ins>
      <w:ins w:id="338" w:author="Tara Barwick" w:date="2023-08-01T11:10:00Z">
        <w:r w:rsidR="00D7618B" w:rsidRPr="00E63459">
          <w:rPr>
            <w:rFonts w:asciiTheme="majorHAnsi" w:hAnsiTheme="majorHAnsi" w:cstheme="majorHAnsi"/>
            <w:sz w:val="22"/>
            <w:szCs w:val="22"/>
          </w:rPr>
          <w:t xml:space="preserve"> </w:t>
        </w:r>
      </w:ins>
      <w:ins w:id="339" w:author="Tara Barwick" w:date="2023-08-01T11:09:00Z">
        <w:r w:rsidR="00D7618B" w:rsidRPr="00E63459">
          <w:rPr>
            <w:rFonts w:asciiTheme="majorHAnsi" w:hAnsiTheme="majorHAnsi" w:cstheme="majorHAnsi"/>
            <w:sz w:val="22"/>
            <w:szCs w:val="22"/>
          </w:rPr>
          <w:t>malignant nodes but this did not reach significance.</w:t>
        </w:r>
      </w:ins>
    </w:p>
    <w:p w14:paraId="1A66E4B3" w14:textId="1B56A097" w:rsidR="00867BEF" w:rsidRPr="005503B4" w:rsidRDefault="00000000">
      <w:pPr>
        <w:pStyle w:val="BodyText"/>
        <w:rPr>
          <w:rFonts w:asciiTheme="majorHAnsi" w:hAnsiTheme="majorHAnsi" w:cstheme="majorHAnsi"/>
          <w:sz w:val="22"/>
          <w:szCs w:val="22"/>
          <w:rPrChange w:id="340" w:author="Tara Barwick" w:date="2023-08-01T22:28:00Z">
            <w:rPr/>
          </w:rPrChange>
        </w:rPr>
      </w:pPr>
      <w:commentRangeStart w:id="341"/>
      <w:del w:id="342" w:author="Tara Barwick" w:date="2023-08-04T12:38:00Z">
        <w:r w:rsidRPr="00E63459" w:rsidDel="00E34465">
          <w:rPr>
            <w:rFonts w:asciiTheme="majorHAnsi" w:hAnsiTheme="majorHAnsi" w:cstheme="majorHAnsi"/>
            <w:sz w:val="22"/>
            <w:szCs w:val="22"/>
          </w:rPr>
          <w:lastRenderedPageBreak/>
          <w:delText>Short-axis diameter</w:delText>
        </w:r>
      </w:del>
      <w:commentRangeEnd w:id="341"/>
      <w:r w:rsidR="00E34465">
        <w:rPr>
          <w:rStyle w:val="CommentReference"/>
        </w:rPr>
        <w:commentReference w:id="341"/>
      </w:r>
      <w:del w:id="343" w:author="Tara Barwick" w:date="2023-08-04T12:38:00Z">
        <w:r w:rsidRPr="00E63459" w:rsidDel="00E34465">
          <w:rPr>
            <w:rFonts w:asciiTheme="majorHAnsi" w:hAnsiTheme="majorHAnsi" w:cstheme="majorHAnsi"/>
            <w:sz w:val="22"/>
            <w:szCs w:val="22"/>
          </w:rPr>
          <w:delText>,</w:delText>
        </w:r>
      </w:del>
      <w:r w:rsidRPr="00E63459">
        <w:rPr>
          <w:rFonts w:asciiTheme="majorHAnsi" w:hAnsiTheme="majorHAnsi" w:cstheme="majorHAnsi"/>
          <w:sz w:val="22"/>
          <w:szCs w:val="22"/>
        </w:rPr>
        <w:t xml:space="preserve"> </w:t>
      </w:r>
      <w:ins w:id="344" w:author="Tara Barwick" w:date="2023-08-04T12:38:00Z">
        <w:r w:rsidR="00E34465">
          <w:rPr>
            <w:rFonts w:asciiTheme="majorHAnsi" w:hAnsiTheme="majorHAnsi" w:cstheme="majorHAnsi"/>
            <w:sz w:val="22"/>
            <w:szCs w:val="22"/>
          </w:rPr>
          <w:t xml:space="preserve">Nodal </w:t>
        </w:r>
      </w:ins>
      <w:proofErr w:type="spellStart"/>
      <w:r w:rsidRPr="00E63459">
        <w:rPr>
          <w:rFonts w:asciiTheme="majorHAnsi" w:hAnsiTheme="majorHAnsi" w:cstheme="majorHAnsi"/>
          <w:sz w:val="22"/>
          <w:szCs w:val="22"/>
        </w:rPr>
        <w:t>SUV</w:t>
      </w:r>
      <w:r w:rsidRPr="00E63459">
        <w:rPr>
          <w:rFonts w:asciiTheme="majorHAnsi" w:hAnsiTheme="majorHAnsi" w:cstheme="majorHAnsi"/>
          <w:sz w:val="22"/>
          <w:szCs w:val="22"/>
          <w:vertAlign w:val="subscript"/>
        </w:rPr>
        <w:t>max</w:t>
      </w:r>
      <w:proofErr w:type="spellEnd"/>
      <w:r w:rsidRPr="00E63459">
        <w:rPr>
          <w:rFonts w:asciiTheme="majorHAnsi" w:hAnsiTheme="majorHAnsi" w:cstheme="majorHAnsi"/>
          <w:sz w:val="22"/>
          <w:szCs w:val="22"/>
        </w:rPr>
        <w:t xml:space="preserve">, and STAR were all significantly elevated in malignant lymph nodes on FEC-PET/CT (Figure </w:t>
      </w:r>
      <w:del w:id="345" w:author="Tara Barwick" w:date="2023-08-01T11:06:00Z">
        <w:r w:rsidRPr="005503B4" w:rsidDel="00D7618B">
          <w:rPr>
            <w:rFonts w:asciiTheme="majorHAnsi" w:hAnsiTheme="majorHAnsi" w:cstheme="majorHAnsi"/>
            <w:sz w:val="22"/>
            <w:szCs w:val="22"/>
            <w:rPrChange w:id="346" w:author="Tara Barwick" w:date="2023-08-01T22:28:00Z">
              <w:rPr/>
            </w:rPrChange>
          </w:rPr>
          <w:fldChar w:fldCharType="begin"/>
        </w:r>
        <w:r w:rsidRPr="00E63459" w:rsidDel="00D7618B">
          <w:rPr>
            <w:rFonts w:asciiTheme="majorHAnsi" w:hAnsiTheme="majorHAnsi" w:cstheme="majorHAnsi"/>
            <w:sz w:val="22"/>
            <w:szCs w:val="22"/>
          </w:rPr>
          <w:delInstrText>HYPERLINK \l "fig:quant_inEndo" \h</w:delInstrText>
        </w:r>
        <w:r w:rsidRPr="00A801DA" w:rsidDel="00D7618B">
          <w:rPr>
            <w:rFonts w:asciiTheme="majorHAnsi" w:hAnsiTheme="majorHAnsi" w:cstheme="majorHAnsi"/>
            <w:sz w:val="22"/>
            <w:szCs w:val="22"/>
          </w:rPr>
        </w:r>
        <w:r w:rsidRPr="005503B4" w:rsidDel="00D7618B">
          <w:rPr>
            <w:rFonts w:asciiTheme="majorHAnsi" w:hAnsiTheme="majorHAnsi" w:cstheme="majorHAnsi"/>
            <w:sz w:val="22"/>
            <w:szCs w:val="22"/>
            <w:rPrChange w:id="347" w:author="Tara Barwick" w:date="2023-08-01T22:28:00Z">
              <w:rPr>
                <w:rStyle w:val="Hyperlink"/>
              </w:rPr>
            </w:rPrChange>
          </w:rPr>
          <w:fldChar w:fldCharType="separate"/>
        </w:r>
        <w:r w:rsidRPr="00E63459" w:rsidDel="00D7618B">
          <w:rPr>
            <w:rStyle w:val="Hyperlink"/>
            <w:rFonts w:asciiTheme="majorHAnsi" w:hAnsiTheme="majorHAnsi" w:cstheme="majorHAnsi"/>
            <w:sz w:val="22"/>
            <w:szCs w:val="22"/>
          </w:rPr>
          <w:delText>2</w:delText>
        </w:r>
        <w:r w:rsidRPr="005503B4" w:rsidDel="00D7618B">
          <w:rPr>
            <w:rStyle w:val="Hyperlink"/>
            <w:rFonts w:asciiTheme="majorHAnsi" w:hAnsiTheme="majorHAnsi" w:cstheme="majorHAnsi"/>
            <w:sz w:val="22"/>
            <w:szCs w:val="22"/>
            <w:rPrChange w:id="348" w:author="Tara Barwick" w:date="2023-08-01T22:28:00Z">
              <w:rPr>
                <w:rStyle w:val="Hyperlink"/>
              </w:rPr>
            </w:rPrChange>
          </w:rPr>
          <w:fldChar w:fldCharType="end"/>
        </w:r>
        <w:r w:rsidRPr="00E63459" w:rsidDel="00D7618B">
          <w:rPr>
            <w:rFonts w:asciiTheme="majorHAnsi" w:hAnsiTheme="majorHAnsi" w:cstheme="majorHAnsi"/>
            <w:sz w:val="22"/>
            <w:szCs w:val="22"/>
          </w:rPr>
          <w:delText>B</w:delText>
        </w:r>
      </w:del>
      <w:ins w:id="349" w:author="Tara Barwick" w:date="2023-08-01T11:06:00Z">
        <w:r w:rsidR="00D7618B" w:rsidRPr="005503B4">
          <w:rPr>
            <w:rFonts w:asciiTheme="majorHAnsi" w:hAnsiTheme="majorHAnsi" w:cstheme="majorHAnsi"/>
            <w:sz w:val="22"/>
            <w:szCs w:val="22"/>
            <w:rPrChange w:id="350" w:author="Tara Barwick" w:date="2023-08-01T22:28:00Z">
              <w:rPr/>
            </w:rPrChange>
          </w:rPr>
          <w:fldChar w:fldCharType="begin"/>
        </w:r>
        <w:r w:rsidR="00D7618B" w:rsidRPr="00E63459">
          <w:rPr>
            <w:rFonts w:asciiTheme="majorHAnsi" w:hAnsiTheme="majorHAnsi" w:cstheme="majorHAnsi"/>
            <w:sz w:val="22"/>
            <w:szCs w:val="22"/>
          </w:rPr>
          <w:instrText>HYPERLINK \l "fig:quant_inEndo" \h</w:instrText>
        </w:r>
        <w:r w:rsidR="00D7618B" w:rsidRPr="00A801DA">
          <w:rPr>
            <w:rFonts w:asciiTheme="majorHAnsi" w:hAnsiTheme="majorHAnsi" w:cstheme="majorHAnsi"/>
            <w:sz w:val="22"/>
            <w:szCs w:val="22"/>
          </w:rPr>
        </w:r>
        <w:r w:rsidR="00D7618B" w:rsidRPr="005503B4">
          <w:rPr>
            <w:rFonts w:asciiTheme="majorHAnsi" w:hAnsiTheme="majorHAnsi" w:cstheme="majorHAnsi"/>
            <w:sz w:val="22"/>
            <w:szCs w:val="22"/>
            <w:rPrChange w:id="351" w:author="Tara Barwick" w:date="2023-08-01T22:28:00Z">
              <w:rPr>
                <w:rStyle w:val="Hyperlink"/>
              </w:rPr>
            </w:rPrChange>
          </w:rPr>
          <w:fldChar w:fldCharType="separate"/>
        </w:r>
        <w:r w:rsidR="00D7618B" w:rsidRPr="00E63459">
          <w:rPr>
            <w:rStyle w:val="Hyperlink"/>
            <w:rFonts w:asciiTheme="majorHAnsi" w:hAnsiTheme="majorHAnsi" w:cstheme="majorHAnsi"/>
            <w:sz w:val="22"/>
            <w:szCs w:val="22"/>
          </w:rPr>
          <w:t>1</w:t>
        </w:r>
        <w:r w:rsidR="00D7618B" w:rsidRPr="005503B4">
          <w:rPr>
            <w:rStyle w:val="Hyperlink"/>
            <w:rFonts w:asciiTheme="majorHAnsi" w:hAnsiTheme="majorHAnsi" w:cstheme="majorHAnsi"/>
            <w:sz w:val="22"/>
            <w:szCs w:val="22"/>
            <w:rPrChange w:id="352" w:author="Tara Barwick" w:date="2023-08-01T22:28:00Z">
              <w:rPr>
                <w:rStyle w:val="Hyperlink"/>
              </w:rPr>
            </w:rPrChange>
          </w:rPr>
          <w:fldChar w:fldCharType="end"/>
        </w:r>
        <w:r w:rsidR="00D7618B" w:rsidRPr="00E63459">
          <w:rPr>
            <w:rFonts w:asciiTheme="majorHAnsi" w:hAnsiTheme="majorHAnsi" w:cstheme="majorHAnsi"/>
            <w:sz w:val="22"/>
            <w:szCs w:val="22"/>
          </w:rPr>
          <w:t>B</w:t>
        </w:r>
      </w:ins>
      <w:r w:rsidRPr="00E63459">
        <w:rPr>
          <w:rFonts w:asciiTheme="majorHAnsi" w:hAnsiTheme="majorHAnsi" w:cstheme="majorHAnsi"/>
          <w:sz w:val="22"/>
          <w:szCs w:val="22"/>
        </w:rPr>
        <w:t xml:space="preserve">). </w:t>
      </w:r>
      <w:proofErr w:type="spellStart"/>
      <w:r w:rsidRPr="00E63459">
        <w:rPr>
          <w:rFonts w:asciiTheme="majorHAnsi" w:hAnsiTheme="majorHAnsi" w:cstheme="majorHAnsi"/>
          <w:sz w:val="22"/>
          <w:szCs w:val="22"/>
        </w:rPr>
        <w:t>ADC</w:t>
      </w:r>
      <w:r w:rsidRPr="00E63459">
        <w:rPr>
          <w:rFonts w:asciiTheme="majorHAnsi" w:hAnsiTheme="majorHAnsi" w:cstheme="majorHAnsi"/>
          <w:sz w:val="22"/>
          <w:szCs w:val="22"/>
          <w:vertAlign w:val="subscript"/>
        </w:rPr>
        <w:t>mean</w:t>
      </w:r>
      <w:proofErr w:type="spellEnd"/>
      <w:r w:rsidRPr="00E63459">
        <w:rPr>
          <w:rFonts w:asciiTheme="majorHAnsi" w:hAnsiTheme="majorHAnsi" w:cstheme="majorHAnsi"/>
          <w:sz w:val="22"/>
          <w:szCs w:val="22"/>
        </w:rPr>
        <w:t xml:space="preserve"> and </w:t>
      </w:r>
      <w:proofErr w:type="spellStart"/>
      <w:r w:rsidRPr="00E63459">
        <w:rPr>
          <w:rFonts w:asciiTheme="majorHAnsi" w:hAnsiTheme="majorHAnsi" w:cstheme="majorHAnsi"/>
          <w:sz w:val="22"/>
          <w:szCs w:val="22"/>
        </w:rPr>
        <w:t>ADC</w:t>
      </w:r>
      <w:r w:rsidRPr="00E63459">
        <w:rPr>
          <w:rFonts w:asciiTheme="majorHAnsi" w:hAnsiTheme="majorHAnsi" w:cstheme="majorHAnsi"/>
          <w:sz w:val="22"/>
          <w:szCs w:val="22"/>
          <w:vertAlign w:val="subscript"/>
        </w:rPr>
        <w:t>mean</w:t>
      </w:r>
      <w:proofErr w:type="spellEnd"/>
      <w:r w:rsidRPr="005503B4">
        <w:rPr>
          <w:rFonts w:asciiTheme="majorHAnsi" w:hAnsiTheme="majorHAnsi" w:cstheme="majorHAnsi"/>
          <w:sz w:val="22"/>
          <w:szCs w:val="22"/>
          <w:rPrChange w:id="353" w:author="Tara Barwick" w:date="2023-08-01T22:28:00Z">
            <w:rPr/>
          </w:rPrChange>
        </w:rPr>
        <w:t xml:space="preserve"> NTR was not significantly different between benign and malignant lymph nodes in endometrial cancer (Figure </w:t>
      </w:r>
      <w:r w:rsidRPr="005503B4">
        <w:rPr>
          <w:rFonts w:asciiTheme="majorHAnsi" w:hAnsiTheme="majorHAnsi" w:cstheme="majorHAnsi"/>
          <w:sz w:val="22"/>
          <w:szCs w:val="22"/>
          <w:rPrChange w:id="354" w:author="Tara Barwick" w:date="2023-08-01T22:28:00Z">
            <w:rPr/>
          </w:rPrChange>
        </w:rPr>
        <w:fldChar w:fldCharType="begin"/>
      </w:r>
      <w:r w:rsidRPr="005503B4">
        <w:rPr>
          <w:rFonts w:asciiTheme="majorHAnsi" w:hAnsiTheme="majorHAnsi" w:cstheme="majorHAnsi"/>
          <w:sz w:val="22"/>
          <w:szCs w:val="22"/>
          <w:rPrChange w:id="355" w:author="Tara Barwick" w:date="2023-08-01T22:28:00Z">
            <w:rPr/>
          </w:rPrChange>
        </w:rPr>
        <w:instrText>HYPERLINK \l "fig:quant_inEndo" \h</w:instrText>
      </w:r>
      <w:r w:rsidRPr="000E5DB5">
        <w:rPr>
          <w:rFonts w:asciiTheme="majorHAnsi" w:hAnsiTheme="majorHAnsi" w:cstheme="majorHAnsi"/>
          <w:sz w:val="22"/>
          <w:szCs w:val="22"/>
        </w:rPr>
      </w:r>
      <w:r w:rsidRPr="005503B4">
        <w:rPr>
          <w:rFonts w:asciiTheme="majorHAnsi" w:hAnsiTheme="majorHAnsi" w:cstheme="majorHAnsi"/>
          <w:sz w:val="22"/>
          <w:szCs w:val="22"/>
          <w:rPrChange w:id="356" w:author="Tara Barwick" w:date="2023-08-01T22:28:00Z">
            <w:rPr>
              <w:rStyle w:val="Hyperlink"/>
            </w:rPr>
          </w:rPrChange>
        </w:rPr>
        <w:fldChar w:fldCharType="separate"/>
      </w:r>
      <w:r w:rsidRPr="005503B4">
        <w:rPr>
          <w:rStyle w:val="Hyperlink"/>
          <w:rFonts w:asciiTheme="majorHAnsi" w:hAnsiTheme="majorHAnsi" w:cstheme="majorHAnsi"/>
          <w:sz w:val="22"/>
          <w:szCs w:val="22"/>
          <w:rPrChange w:id="357" w:author="Tara Barwick" w:date="2023-08-01T22:28:00Z">
            <w:rPr>
              <w:rStyle w:val="Hyperlink"/>
            </w:rPr>
          </w:rPrChange>
        </w:rPr>
        <w:t>2</w:t>
      </w:r>
      <w:r w:rsidRPr="005503B4">
        <w:rPr>
          <w:rStyle w:val="Hyperlink"/>
          <w:rFonts w:asciiTheme="majorHAnsi" w:hAnsiTheme="majorHAnsi" w:cstheme="majorHAnsi"/>
          <w:sz w:val="22"/>
          <w:szCs w:val="22"/>
          <w:rPrChange w:id="358" w:author="Tara Barwick" w:date="2023-08-01T22:28:00Z">
            <w:rPr>
              <w:rStyle w:val="Hyperlink"/>
            </w:rPr>
          </w:rPrChange>
        </w:rPr>
        <w:fldChar w:fldCharType="end"/>
      </w:r>
      <w:r w:rsidRPr="005503B4">
        <w:rPr>
          <w:rFonts w:asciiTheme="majorHAnsi" w:hAnsiTheme="majorHAnsi" w:cstheme="majorHAnsi"/>
          <w:sz w:val="22"/>
          <w:szCs w:val="22"/>
          <w:rPrChange w:id="359" w:author="Tara Barwick" w:date="2023-08-01T22:28:00Z">
            <w:rPr/>
          </w:rPrChange>
        </w:rPr>
        <w:t>C).</w:t>
      </w:r>
    </w:p>
    <w:p w14:paraId="78606FB5" w14:textId="77777777" w:rsidR="00867BEF" w:rsidRPr="005503B4" w:rsidRDefault="00000000">
      <w:pPr>
        <w:pStyle w:val="BodyText"/>
        <w:rPr>
          <w:rFonts w:asciiTheme="majorHAnsi" w:hAnsiTheme="majorHAnsi" w:cstheme="majorHAnsi"/>
          <w:sz w:val="22"/>
          <w:szCs w:val="22"/>
          <w:rPrChange w:id="360" w:author="Tara Barwick" w:date="2023-08-01T22:28:00Z">
            <w:rPr/>
          </w:rPrChange>
        </w:rPr>
      </w:pPr>
      <w:r w:rsidRPr="005503B4">
        <w:rPr>
          <w:rFonts w:asciiTheme="majorHAnsi" w:hAnsiTheme="majorHAnsi" w:cstheme="majorHAnsi"/>
          <w:sz w:val="22"/>
          <w:szCs w:val="22"/>
          <w:rPrChange w:id="361" w:author="Tara Barwick" w:date="2023-08-01T22:28:00Z">
            <w:rPr/>
          </w:rPrChange>
        </w:rPr>
        <w:t>No calculated or raw measures were significantly different between benign and malignant nodes on FDG-PET/CT and FEC-PET/CT in cervical cancer, although average raw measures were consistently higher in malignant nodes (</w:t>
      </w:r>
      <w:r w:rsidRPr="005503B4">
        <w:rPr>
          <w:rFonts w:asciiTheme="majorHAnsi" w:hAnsiTheme="majorHAnsi" w:cstheme="majorHAnsi"/>
          <w:sz w:val="22"/>
          <w:szCs w:val="22"/>
          <w:rPrChange w:id="362" w:author="Tara Barwick" w:date="2023-08-01T22:28:00Z">
            <w:rPr/>
          </w:rPrChange>
        </w:rPr>
        <w:fldChar w:fldCharType="begin"/>
      </w:r>
      <w:r w:rsidRPr="005503B4">
        <w:rPr>
          <w:rFonts w:asciiTheme="majorHAnsi" w:hAnsiTheme="majorHAnsi" w:cstheme="majorHAnsi"/>
          <w:sz w:val="22"/>
          <w:szCs w:val="22"/>
          <w:rPrChange w:id="363" w:author="Tara Barwick" w:date="2023-08-01T22:28:00Z">
            <w:rPr/>
          </w:rPrChange>
        </w:rPr>
        <w:instrText>HYPERLINK \l "fig:quant_inCer" \h</w:instrText>
      </w:r>
      <w:r w:rsidRPr="000E5DB5">
        <w:rPr>
          <w:rFonts w:asciiTheme="majorHAnsi" w:hAnsiTheme="majorHAnsi" w:cstheme="majorHAnsi"/>
          <w:sz w:val="22"/>
          <w:szCs w:val="22"/>
        </w:rPr>
      </w:r>
      <w:r w:rsidRPr="005503B4">
        <w:rPr>
          <w:rFonts w:asciiTheme="majorHAnsi" w:hAnsiTheme="majorHAnsi" w:cstheme="majorHAnsi"/>
          <w:sz w:val="22"/>
          <w:szCs w:val="22"/>
          <w:rPrChange w:id="364" w:author="Tara Barwick" w:date="2023-08-01T22:28:00Z">
            <w:rPr>
              <w:rStyle w:val="Hyperlink"/>
            </w:rPr>
          </w:rPrChange>
        </w:rPr>
        <w:fldChar w:fldCharType="separate"/>
      </w:r>
      <w:r w:rsidRPr="005503B4">
        <w:rPr>
          <w:rStyle w:val="Hyperlink"/>
          <w:rFonts w:asciiTheme="majorHAnsi" w:hAnsiTheme="majorHAnsi" w:cstheme="majorHAnsi"/>
          <w:sz w:val="22"/>
          <w:szCs w:val="22"/>
          <w:rPrChange w:id="365" w:author="Tara Barwick" w:date="2023-08-01T22:28:00Z">
            <w:rPr>
              <w:rStyle w:val="Hyperlink"/>
            </w:rPr>
          </w:rPrChange>
        </w:rPr>
        <w:t>3</w:t>
      </w:r>
      <w:r w:rsidRPr="005503B4">
        <w:rPr>
          <w:rStyle w:val="Hyperlink"/>
          <w:rFonts w:asciiTheme="majorHAnsi" w:hAnsiTheme="majorHAnsi" w:cstheme="majorHAnsi"/>
          <w:sz w:val="22"/>
          <w:szCs w:val="22"/>
          <w:rPrChange w:id="366" w:author="Tara Barwick" w:date="2023-08-01T22:28:00Z">
            <w:rPr>
              <w:rStyle w:val="Hyperlink"/>
            </w:rPr>
          </w:rPrChange>
        </w:rPr>
        <w:fldChar w:fldCharType="end"/>
      </w:r>
      <w:r w:rsidRPr="005503B4">
        <w:rPr>
          <w:rFonts w:asciiTheme="majorHAnsi" w:hAnsiTheme="majorHAnsi" w:cstheme="majorHAnsi"/>
          <w:sz w:val="22"/>
          <w:szCs w:val="22"/>
          <w:rPrChange w:id="367" w:author="Tara Barwick" w:date="2023-08-01T22:28:00Z">
            <w:rPr/>
          </w:rPrChange>
        </w:rPr>
        <w:t xml:space="preserve">A &amp; </w:t>
      </w:r>
      <w:r w:rsidRPr="005503B4">
        <w:rPr>
          <w:rFonts w:asciiTheme="majorHAnsi" w:hAnsiTheme="majorHAnsi" w:cstheme="majorHAnsi"/>
          <w:sz w:val="22"/>
          <w:szCs w:val="22"/>
          <w:rPrChange w:id="368" w:author="Tara Barwick" w:date="2023-08-01T22:28:00Z">
            <w:rPr/>
          </w:rPrChange>
        </w:rPr>
        <w:fldChar w:fldCharType="begin"/>
      </w:r>
      <w:r w:rsidRPr="005503B4">
        <w:rPr>
          <w:rFonts w:asciiTheme="majorHAnsi" w:hAnsiTheme="majorHAnsi" w:cstheme="majorHAnsi"/>
          <w:sz w:val="22"/>
          <w:szCs w:val="22"/>
          <w:rPrChange w:id="369" w:author="Tara Barwick" w:date="2023-08-01T22:28:00Z">
            <w:rPr/>
          </w:rPrChange>
        </w:rPr>
        <w:instrText>HYPERLINK \l "fig:quant_inCer" \h</w:instrText>
      </w:r>
      <w:r w:rsidRPr="000E5DB5">
        <w:rPr>
          <w:rFonts w:asciiTheme="majorHAnsi" w:hAnsiTheme="majorHAnsi" w:cstheme="majorHAnsi"/>
          <w:sz w:val="22"/>
          <w:szCs w:val="22"/>
        </w:rPr>
      </w:r>
      <w:r w:rsidRPr="005503B4">
        <w:rPr>
          <w:rFonts w:asciiTheme="majorHAnsi" w:hAnsiTheme="majorHAnsi" w:cstheme="majorHAnsi"/>
          <w:sz w:val="22"/>
          <w:szCs w:val="22"/>
          <w:rPrChange w:id="370" w:author="Tara Barwick" w:date="2023-08-01T22:28:00Z">
            <w:rPr>
              <w:rStyle w:val="Hyperlink"/>
            </w:rPr>
          </w:rPrChange>
        </w:rPr>
        <w:fldChar w:fldCharType="separate"/>
      </w:r>
      <w:r w:rsidRPr="005503B4">
        <w:rPr>
          <w:rStyle w:val="Hyperlink"/>
          <w:rFonts w:asciiTheme="majorHAnsi" w:hAnsiTheme="majorHAnsi" w:cstheme="majorHAnsi"/>
          <w:sz w:val="22"/>
          <w:szCs w:val="22"/>
          <w:rPrChange w:id="371" w:author="Tara Barwick" w:date="2023-08-01T22:28:00Z">
            <w:rPr>
              <w:rStyle w:val="Hyperlink"/>
            </w:rPr>
          </w:rPrChange>
        </w:rPr>
        <w:t>3</w:t>
      </w:r>
      <w:r w:rsidRPr="005503B4">
        <w:rPr>
          <w:rStyle w:val="Hyperlink"/>
          <w:rFonts w:asciiTheme="majorHAnsi" w:hAnsiTheme="majorHAnsi" w:cstheme="majorHAnsi"/>
          <w:sz w:val="22"/>
          <w:szCs w:val="22"/>
          <w:rPrChange w:id="372" w:author="Tara Barwick" w:date="2023-08-01T22:28:00Z">
            <w:rPr>
              <w:rStyle w:val="Hyperlink"/>
            </w:rPr>
          </w:rPrChange>
        </w:rPr>
        <w:fldChar w:fldCharType="end"/>
      </w:r>
      <w:r w:rsidRPr="005503B4">
        <w:rPr>
          <w:rFonts w:asciiTheme="majorHAnsi" w:hAnsiTheme="majorHAnsi" w:cstheme="majorHAnsi"/>
          <w:sz w:val="22"/>
          <w:szCs w:val="22"/>
          <w:rPrChange w:id="373" w:author="Tara Barwick" w:date="2023-08-01T22:28:00Z">
            <w:rPr/>
          </w:rPrChange>
        </w:rPr>
        <w:t xml:space="preserve">B). Low numbers of measured nodes in cervical cancer may limit the power of statistical analysis. Interestingly, </w:t>
      </w:r>
      <w:proofErr w:type="spellStart"/>
      <w:r w:rsidRPr="005503B4">
        <w:rPr>
          <w:rFonts w:asciiTheme="majorHAnsi" w:hAnsiTheme="majorHAnsi" w:cstheme="majorHAnsi"/>
          <w:sz w:val="22"/>
          <w:szCs w:val="22"/>
          <w:rPrChange w:id="374" w:author="Tara Barwick" w:date="2023-08-01T22:28:00Z">
            <w:rPr/>
          </w:rPrChange>
        </w:rPr>
        <w:t>ADC</w:t>
      </w:r>
      <w:r w:rsidRPr="005503B4">
        <w:rPr>
          <w:rFonts w:asciiTheme="majorHAnsi" w:hAnsiTheme="majorHAnsi" w:cstheme="majorHAnsi"/>
          <w:sz w:val="22"/>
          <w:szCs w:val="22"/>
          <w:vertAlign w:val="subscript"/>
          <w:rPrChange w:id="375" w:author="Tara Barwick" w:date="2023-08-01T22:28:00Z">
            <w:rPr/>
          </w:rPrChange>
        </w:rPr>
        <w:t>mean</w:t>
      </w:r>
      <w:proofErr w:type="spellEnd"/>
      <w:r w:rsidRPr="005503B4">
        <w:rPr>
          <w:rFonts w:asciiTheme="majorHAnsi" w:hAnsiTheme="majorHAnsi" w:cstheme="majorHAnsi"/>
          <w:sz w:val="22"/>
          <w:szCs w:val="22"/>
          <w:rPrChange w:id="376" w:author="Tara Barwick" w:date="2023-08-01T22:28:00Z">
            <w:rPr/>
          </w:rPrChange>
        </w:rPr>
        <w:t xml:space="preserve"> and </w:t>
      </w:r>
      <w:proofErr w:type="spellStart"/>
      <w:r w:rsidRPr="005503B4">
        <w:rPr>
          <w:rFonts w:asciiTheme="majorHAnsi" w:hAnsiTheme="majorHAnsi" w:cstheme="majorHAnsi"/>
          <w:sz w:val="22"/>
          <w:szCs w:val="22"/>
          <w:rPrChange w:id="377" w:author="Tara Barwick" w:date="2023-08-01T22:28:00Z">
            <w:rPr/>
          </w:rPrChange>
        </w:rPr>
        <w:t>ADC</w:t>
      </w:r>
      <w:r w:rsidRPr="005503B4">
        <w:rPr>
          <w:rFonts w:asciiTheme="majorHAnsi" w:hAnsiTheme="majorHAnsi" w:cstheme="majorHAnsi"/>
          <w:sz w:val="22"/>
          <w:szCs w:val="22"/>
          <w:vertAlign w:val="subscript"/>
          <w:rPrChange w:id="378" w:author="Tara Barwick" w:date="2023-08-01T22:28:00Z">
            <w:rPr/>
          </w:rPrChange>
        </w:rPr>
        <w:t>mean</w:t>
      </w:r>
      <w:proofErr w:type="spellEnd"/>
      <w:r w:rsidRPr="005503B4">
        <w:rPr>
          <w:rFonts w:asciiTheme="majorHAnsi" w:hAnsiTheme="majorHAnsi" w:cstheme="majorHAnsi"/>
          <w:sz w:val="22"/>
          <w:szCs w:val="22"/>
          <w:rPrChange w:id="379" w:author="Tara Barwick" w:date="2023-08-01T22:28:00Z">
            <w:rPr/>
          </w:rPrChange>
        </w:rPr>
        <w:t xml:space="preserve"> NTR were significantly lower in malignant nodes in cervical cancer (</w:t>
      </w:r>
      <w:r w:rsidRPr="005503B4">
        <w:rPr>
          <w:rFonts w:asciiTheme="majorHAnsi" w:hAnsiTheme="majorHAnsi" w:cstheme="majorHAnsi"/>
          <w:sz w:val="22"/>
          <w:szCs w:val="22"/>
          <w:rPrChange w:id="380" w:author="Tara Barwick" w:date="2023-08-01T22:28:00Z">
            <w:rPr/>
          </w:rPrChange>
        </w:rPr>
        <w:fldChar w:fldCharType="begin"/>
      </w:r>
      <w:r w:rsidRPr="005503B4">
        <w:rPr>
          <w:rFonts w:asciiTheme="majorHAnsi" w:hAnsiTheme="majorHAnsi" w:cstheme="majorHAnsi"/>
          <w:sz w:val="22"/>
          <w:szCs w:val="22"/>
          <w:rPrChange w:id="381" w:author="Tara Barwick" w:date="2023-08-01T22:28:00Z">
            <w:rPr/>
          </w:rPrChange>
        </w:rPr>
        <w:instrText>HYPERLINK \l "fig:quant_inCer" \h</w:instrText>
      </w:r>
      <w:r w:rsidRPr="000E5DB5">
        <w:rPr>
          <w:rFonts w:asciiTheme="majorHAnsi" w:hAnsiTheme="majorHAnsi" w:cstheme="majorHAnsi"/>
          <w:sz w:val="22"/>
          <w:szCs w:val="22"/>
        </w:rPr>
      </w:r>
      <w:r w:rsidRPr="005503B4">
        <w:rPr>
          <w:rFonts w:asciiTheme="majorHAnsi" w:hAnsiTheme="majorHAnsi" w:cstheme="majorHAnsi"/>
          <w:sz w:val="22"/>
          <w:szCs w:val="22"/>
          <w:rPrChange w:id="382" w:author="Tara Barwick" w:date="2023-08-01T22:28:00Z">
            <w:rPr>
              <w:rStyle w:val="Hyperlink"/>
            </w:rPr>
          </w:rPrChange>
        </w:rPr>
        <w:fldChar w:fldCharType="separate"/>
      </w:r>
      <w:r w:rsidRPr="005503B4">
        <w:rPr>
          <w:rStyle w:val="Hyperlink"/>
          <w:rFonts w:asciiTheme="majorHAnsi" w:hAnsiTheme="majorHAnsi" w:cstheme="majorHAnsi"/>
          <w:sz w:val="22"/>
          <w:szCs w:val="22"/>
          <w:rPrChange w:id="383" w:author="Tara Barwick" w:date="2023-08-01T22:28:00Z">
            <w:rPr>
              <w:rStyle w:val="Hyperlink"/>
            </w:rPr>
          </w:rPrChange>
        </w:rPr>
        <w:t>3</w:t>
      </w:r>
      <w:r w:rsidRPr="005503B4">
        <w:rPr>
          <w:rStyle w:val="Hyperlink"/>
          <w:rFonts w:asciiTheme="majorHAnsi" w:hAnsiTheme="majorHAnsi" w:cstheme="majorHAnsi"/>
          <w:sz w:val="22"/>
          <w:szCs w:val="22"/>
          <w:rPrChange w:id="384" w:author="Tara Barwick" w:date="2023-08-01T22:28:00Z">
            <w:rPr>
              <w:rStyle w:val="Hyperlink"/>
            </w:rPr>
          </w:rPrChange>
        </w:rPr>
        <w:fldChar w:fldCharType="end"/>
      </w:r>
      <w:r w:rsidRPr="005503B4">
        <w:rPr>
          <w:rFonts w:asciiTheme="majorHAnsi" w:hAnsiTheme="majorHAnsi" w:cstheme="majorHAnsi"/>
          <w:sz w:val="22"/>
          <w:szCs w:val="22"/>
          <w:rPrChange w:id="385" w:author="Tara Barwick" w:date="2023-08-01T22:28:00Z">
            <w:rPr/>
          </w:rPrChange>
        </w:rPr>
        <w:t>C).</w:t>
      </w:r>
    </w:p>
    <w:p w14:paraId="26AA624E" w14:textId="77777777" w:rsidR="00867BEF" w:rsidRPr="00390668" w:rsidRDefault="00000000">
      <w:pPr>
        <w:pStyle w:val="CaptionedFigure"/>
        <w:rPr>
          <w:rFonts w:asciiTheme="majorHAnsi" w:hAnsiTheme="majorHAnsi" w:cstheme="majorHAnsi"/>
          <w:sz w:val="22"/>
          <w:szCs w:val="22"/>
        </w:rPr>
      </w:pPr>
      <w:r w:rsidRPr="00390668">
        <w:rPr>
          <w:rFonts w:asciiTheme="majorHAnsi" w:hAnsiTheme="majorHAnsi" w:cstheme="majorHAnsi"/>
          <w:noProof/>
          <w:sz w:val="22"/>
          <w:szCs w:val="22"/>
        </w:rPr>
        <w:drawing>
          <wp:inline distT="0" distB="0" distL="0" distR="0" wp14:anchorId="04F0D2D8" wp14:editId="25D55162">
            <wp:extent cx="5334000" cy="3282461"/>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figures/fdg_fec_inEndo.png"/>
                    <pic:cNvPicPr>
                      <a:picLocks noChangeAspect="1" noChangeArrowheads="1"/>
                    </pic:cNvPicPr>
                  </pic:nvPicPr>
                  <pic:blipFill>
                    <a:blip r:embed="rId12"/>
                    <a:stretch>
                      <a:fillRect/>
                    </a:stretch>
                  </pic:blipFill>
                  <pic:spPr bwMode="auto">
                    <a:xfrm>
                      <a:off x="0" y="0"/>
                      <a:ext cx="5334000" cy="3282461"/>
                    </a:xfrm>
                    <a:prstGeom prst="rect">
                      <a:avLst/>
                    </a:prstGeom>
                    <a:noFill/>
                    <a:ln w="9525">
                      <a:noFill/>
                      <a:headEnd/>
                      <a:tailEnd/>
                    </a:ln>
                  </pic:spPr>
                </pic:pic>
              </a:graphicData>
            </a:graphic>
          </wp:inline>
        </w:drawing>
      </w:r>
    </w:p>
    <w:p w14:paraId="718A176F" w14:textId="504F25AA" w:rsidR="00867BEF" w:rsidRPr="00E63459" w:rsidRDefault="00000000">
      <w:pPr>
        <w:pStyle w:val="ImageCaption"/>
        <w:rPr>
          <w:rFonts w:asciiTheme="majorHAnsi" w:hAnsiTheme="majorHAnsi" w:cstheme="majorHAnsi"/>
          <w:sz w:val="22"/>
          <w:szCs w:val="22"/>
        </w:rPr>
      </w:pPr>
      <w:r w:rsidRPr="00390668">
        <w:rPr>
          <w:rFonts w:asciiTheme="majorHAnsi" w:hAnsiTheme="majorHAnsi" w:cstheme="majorHAnsi"/>
          <w:sz w:val="22"/>
          <w:szCs w:val="22"/>
        </w:rPr>
        <w:t xml:space="preserve"> </w:t>
      </w:r>
      <w:commentRangeStart w:id="386"/>
      <w:r w:rsidR="00296F28" w:rsidRPr="00390668">
        <w:rPr>
          <w:rFonts w:asciiTheme="majorHAnsi" w:hAnsiTheme="majorHAnsi" w:cstheme="majorHAnsi"/>
          <w:sz w:val="22"/>
          <w:szCs w:val="22"/>
        </w:rPr>
        <w:t xml:space="preserve">Figure </w:t>
      </w:r>
      <w:del w:id="387" w:author="Tara Barwick" w:date="2023-08-01T11:04:00Z">
        <w:r w:rsidR="00296F28" w:rsidRPr="00390668" w:rsidDel="00D7618B">
          <w:rPr>
            <w:rFonts w:asciiTheme="majorHAnsi" w:hAnsiTheme="majorHAnsi" w:cstheme="majorHAnsi"/>
            <w:sz w:val="22"/>
            <w:szCs w:val="22"/>
          </w:rPr>
          <w:delText xml:space="preserve">2 </w:delText>
        </w:r>
      </w:del>
      <w:ins w:id="388" w:author="Tara Barwick" w:date="2023-08-01T11:04:00Z">
        <w:r w:rsidR="00D7618B" w:rsidRPr="00390668">
          <w:rPr>
            <w:rFonts w:asciiTheme="majorHAnsi" w:hAnsiTheme="majorHAnsi" w:cstheme="majorHAnsi"/>
            <w:sz w:val="22"/>
            <w:szCs w:val="22"/>
          </w:rPr>
          <w:t xml:space="preserve">1 </w:t>
        </w:r>
      </w:ins>
      <w:commentRangeEnd w:id="386"/>
      <w:ins w:id="389" w:author="Tara Barwick" w:date="2023-08-04T12:39:00Z">
        <w:r w:rsidR="00E34465">
          <w:rPr>
            <w:rStyle w:val="CommentReference"/>
            <w:i w:val="0"/>
          </w:rPr>
          <w:commentReference w:id="386"/>
        </w:r>
      </w:ins>
      <w:r w:rsidR="00296F28" w:rsidRPr="00390668">
        <w:rPr>
          <w:rFonts w:asciiTheme="majorHAnsi" w:hAnsiTheme="majorHAnsi" w:cstheme="majorHAnsi"/>
          <w:sz w:val="22"/>
          <w:szCs w:val="22"/>
        </w:rPr>
        <w:t xml:space="preserve">- </w:t>
      </w:r>
      <w:r w:rsidRPr="00390668">
        <w:rPr>
          <w:rFonts w:asciiTheme="majorHAnsi" w:hAnsiTheme="majorHAnsi" w:cstheme="majorHAnsi"/>
          <w:sz w:val="22"/>
          <w:szCs w:val="22"/>
        </w:rPr>
        <w:t>Raw and calculated quantitative measures from benign (B) and malignant (M) lymph nodes in endometrial cancer</w:t>
      </w:r>
      <w:ins w:id="390" w:author="Tara Barwick" w:date="2023-08-01T11:01:00Z">
        <w:r w:rsidR="00C44954" w:rsidRPr="00390668">
          <w:rPr>
            <w:rFonts w:asciiTheme="majorHAnsi" w:hAnsiTheme="majorHAnsi" w:cstheme="majorHAnsi"/>
            <w:sz w:val="22"/>
            <w:szCs w:val="22"/>
          </w:rPr>
          <w:t xml:space="preserve"> for FDG (</w:t>
        </w:r>
      </w:ins>
      <w:ins w:id="391" w:author="Tara Barwick" w:date="2023-08-01T11:03:00Z">
        <w:r w:rsidR="00D7618B" w:rsidRPr="00390668">
          <w:rPr>
            <w:rFonts w:asciiTheme="majorHAnsi" w:hAnsiTheme="majorHAnsi" w:cstheme="majorHAnsi"/>
            <w:sz w:val="22"/>
            <w:szCs w:val="22"/>
          </w:rPr>
          <w:t>A</w:t>
        </w:r>
      </w:ins>
      <w:ins w:id="392" w:author="Tara Barwick" w:date="2023-08-01T11:01:00Z">
        <w:r w:rsidR="00C44954" w:rsidRPr="00390668">
          <w:rPr>
            <w:rFonts w:asciiTheme="majorHAnsi" w:hAnsiTheme="majorHAnsi" w:cstheme="majorHAnsi"/>
            <w:sz w:val="22"/>
            <w:szCs w:val="22"/>
          </w:rPr>
          <w:t>) and FEC (</w:t>
        </w:r>
      </w:ins>
      <w:ins w:id="393" w:author="Tara Barwick" w:date="2023-08-01T11:03:00Z">
        <w:r w:rsidR="00D7618B" w:rsidRPr="00390668">
          <w:rPr>
            <w:rFonts w:asciiTheme="majorHAnsi" w:hAnsiTheme="majorHAnsi" w:cstheme="majorHAnsi"/>
            <w:sz w:val="22"/>
            <w:szCs w:val="22"/>
          </w:rPr>
          <w:t>B</w:t>
        </w:r>
      </w:ins>
      <w:ins w:id="394" w:author="Tara Barwick" w:date="2023-08-01T11:01:00Z">
        <w:r w:rsidR="00C44954" w:rsidRPr="00390668">
          <w:rPr>
            <w:rFonts w:asciiTheme="majorHAnsi" w:hAnsiTheme="majorHAnsi" w:cstheme="majorHAnsi"/>
            <w:sz w:val="22"/>
            <w:szCs w:val="22"/>
          </w:rPr>
          <w:t xml:space="preserve">) </w:t>
        </w:r>
      </w:ins>
      <w:ins w:id="395" w:author="Tara Barwick" w:date="2023-08-01T11:03:00Z">
        <w:r w:rsidR="00D7618B" w:rsidRPr="00390668">
          <w:rPr>
            <w:rFonts w:asciiTheme="majorHAnsi" w:hAnsiTheme="majorHAnsi" w:cstheme="majorHAnsi"/>
            <w:sz w:val="22"/>
            <w:szCs w:val="22"/>
          </w:rPr>
          <w:t xml:space="preserve">PET/CT </w:t>
        </w:r>
      </w:ins>
      <w:ins w:id="396" w:author="Tara Barwick" w:date="2023-08-01T11:01:00Z">
        <w:r w:rsidR="00C44954" w:rsidRPr="00390668">
          <w:rPr>
            <w:rFonts w:asciiTheme="majorHAnsi" w:hAnsiTheme="majorHAnsi" w:cstheme="majorHAnsi"/>
            <w:sz w:val="22"/>
            <w:szCs w:val="22"/>
          </w:rPr>
          <w:t>respectively</w:t>
        </w:r>
      </w:ins>
      <w:ins w:id="397" w:author="Tara Barwick" w:date="2023-08-04T12:15:00Z">
        <w:r w:rsidR="00390668">
          <w:rPr>
            <w:rFonts w:asciiTheme="majorHAnsi" w:hAnsiTheme="majorHAnsi" w:cstheme="majorHAnsi"/>
            <w:sz w:val="22"/>
            <w:szCs w:val="22"/>
          </w:rPr>
          <w:t xml:space="preserve"> and DW-MRI (C)</w:t>
        </w:r>
      </w:ins>
      <w:r w:rsidRPr="00390668">
        <w:rPr>
          <w:rFonts w:asciiTheme="majorHAnsi" w:hAnsiTheme="majorHAnsi" w:cstheme="majorHAnsi"/>
          <w:sz w:val="22"/>
          <w:szCs w:val="22"/>
        </w:rPr>
        <w:t xml:space="preserve">. Nodes of all regions are pooled together for this analysis. Red lines represent optimal </w:t>
      </w:r>
      <w:proofErr w:type="spellStart"/>
      <w:r w:rsidRPr="00390668">
        <w:rPr>
          <w:rFonts w:asciiTheme="majorHAnsi" w:hAnsiTheme="majorHAnsi" w:cstheme="majorHAnsi"/>
          <w:sz w:val="22"/>
          <w:szCs w:val="22"/>
        </w:rPr>
        <w:t>cutpoints</w:t>
      </w:r>
      <w:proofErr w:type="spellEnd"/>
      <w:r w:rsidRPr="00390668">
        <w:rPr>
          <w:rFonts w:asciiTheme="majorHAnsi" w:hAnsiTheme="majorHAnsi" w:cstheme="majorHAnsi"/>
          <w:sz w:val="22"/>
          <w:szCs w:val="22"/>
        </w:rPr>
        <w:t xml:space="preserve"> for F1 score </w:t>
      </w:r>
      <w:proofErr w:type="spellStart"/>
      <w:r w:rsidRPr="00390668">
        <w:rPr>
          <w:rFonts w:asciiTheme="majorHAnsi" w:hAnsiTheme="majorHAnsi" w:cstheme="majorHAnsi"/>
          <w:sz w:val="22"/>
          <w:szCs w:val="22"/>
        </w:rPr>
        <w:t>maximisation</w:t>
      </w:r>
      <w:proofErr w:type="spellEnd"/>
      <w:r w:rsidRPr="00390668">
        <w:rPr>
          <w:rFonts w:asciiTheme="majorHAnsi" w:hAnsiTheme="majorHAnsi" w:cstheme="majorHAnsi"/>
          <w:sz w:val="22"/>
          <w:szCs w:val="22"/>
        </w:rPr>
        <w:t xml:space="preserve">. Significance was tested between groups using Mann-Whitney U-test. ***, p </w:t>
      </w:r>
      <m:oMath>
        <m:r>
          <w:rPr>
            <w:rFonts w:ascii="Cambria Math" w:hAnsi="Cambria Math" w:cstheme="majorHAnsi"/>
            <w:sz w:val="22"/>
            <w:szCs w:val="22"/>
          </w:rPr>
          <m:t>&lt;</m:t>
        </m:r>
      </m:oMath>
      <w:r w:rsidRPr="00E63459">
        <w:rPr>
          <w:rFonts w:asciiTheme="majorHAnsi" w:hAnsiTheme="majorHAnsi" w:cstheme="majorHAnsi"/>
          <w:sz w:val="22"/>
          <w:szCs w:val="22"/>
        </w:rPr>
        <w:t xml:space="preserve"> 0.001, **, p </w:t>
      </w:r>
      <m:oMath>
        <m:r>
          <w:rPr>
            <w:rFonts w:ascii="Cambria Math" w:hAnsi="Cambria Math" w:cstheme="majorHAnsi"/>
            <w:sz w:val="22"/>
            <w:szCs w:val="22"/>
          </w:rPr>
          <m:t>&lt;</m:t>
        </m:r>
      </m:oMath>
      <w:r w:rsidRPr="00E63459">
        <w:rPr>
          <w:rFonts w:asciiTheme="majorHAnsi" w:hAnsiTheme="majorHAnsi" w:cstheme="majorHAnsi"/>
          <w:sz w:val="22"/>
          <w:szCs w:val="22"/>
        </w:rPr>
        <w:t xml:space="preserve"> 0.01, *, p </w:t>
      </w:r>
      <m:oMath>
        <m:r>
          <w:rPr>
            <w:rFonts w:ascii="Cambria Math" w:hAnsi="Cambria Math" w:cstheme="majorHAnsi"/>
            <w:sz w:val="22"/>
            <w:szCs w:val="22"/>
          </w:rPr>
          <m:t>&lt;</m:t>
        </m:r>
      </m:oMath>
      <w:r w:rsidRPr="00E63459">
        <w:rPr>
          <w:rFonts w:asciiTheme="majorHAnsi" w:hAnsiTheme="majorHAnsi" w:cstheme="majorHAnsi"/>
          <w:sz w:val="22"/>
          <w:szCs w:val="22"/>
        </w:rPr>
        <w:t xml:space="preserve"> 0.05. </w:t>
      </w:r>
    </w:p>
    <w:p w14:paraId="59B1FA01" w14:textId="77777777" w:rsidR="00867BEF" w:rsidRPr="00E63459" w:rsidRDefault="00000000">
      <w:pPr>
        <w:pStyle w:val="CaptionedFigure"/>
        <w:rPr>
          <w:rFonts w:asciiTheme="majorHAnsi" w:hAnsiTheme="majorHAnsi" w:cstheme="majorHAnsi"/>
          <w:sz w:val="22"/>
          <w:szCs w:val="22"/>
        </w:rPr>
      </w:pPr>
      <w:r w:rsidRPr="00E63459">
        <w:rPr>
          <w:rFonts w:asciiTheme="majorHAnsi" w:hAnsiTheme="majorHAnsi" w:cstheme="majorHAnsi"/>
          <w:noProof/>
          <w:sz w:val="22"/>
          <w:szCs w:val="22"/>
        </w:rPr>
        <w:lastRenderedPageBreak/>
        <w:drawing>
          <wp:inline distT="0" distB="0" distL="0" distR="0" wp14:anchorId="039FD6D3" wp14:editId="2601154D">
            <wp:extent cx="5334000" cy="3282461"/>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figures/fdg_fec_inCer.png"/>
                    <pic:cNvPicPr>
                      <a:picLocks noChangeAspect="1" noChangeArrowheads="1"/>
                    </pic:cNvPicPr>
                  </pic:nvPicPr>
                  <pic:blipFill>
                    <a:blip r:embed="rId13"/>
                    <a:stretch>
                      <a:fillRect/>
                    </a:stretch>
                  </pic:blipFill>
                  <pic:spPr bwMode="auto">
                    <a:xfrm>
                      <a:off x="0" y="0"/>
                      <a:ext cx="5334000" cy="3282461"/>
                    </a:xfrm>
                    <a:prstGeom prst="rect">
                      <a:avLst/>
                    </a:prstGeom>
                    <a:noFill/>
                    <a:ln w="9525">
                      <a:noFill/>
                      <a:headEnd/>
                      <a:tailEnd/>
                    </a:ln>
                  </pic:spPr>
                </pic:pic>
              </a:graphicData>
            </a:graphic>
          </wp:inline>
        </w:drawing>
      </w:r>
    </w:p>
    <w:p w14:paraId="1BD0DBCC" w14:textId="197689AE" w:rsidR="00867BEF" w:rsidRPr="005503B4" w:rsidRDefault="00000000">
      <w:pPr>
        <w:pStyle w:val="ImageCaption"/>
        <w:rPr>
          <w:rFonts w:asciiTheme="majorHAnsi" w:hAnsiTheme="majorHAnsi" w:cstheme="majorHAnsi"/>
          <w:sz w:val="22"/>
          <w:szCs w:val="22"/>
          <w:rPrChange w:id="398" w:author="Tara Barwick" w:date="2023-08-01T22:28:00Z">
            <w:rPr/>
          </w:rPrChange>
        </w:rPr>
      </w:pPr>
      <w:r w:rsidRPr="00E63459">
        <w:rPr>
          <w:rFonts w:asciiTheme="majorHAnsi" w:hAnsiTheme="majorHAnsi" w:cstheme="majorHAnsi"/>
          <w:sz w:val="22"/>
          <w:szCs w:val="22"/>
        </w:rPr>
        <w:t xml:space="preserve"> </w:t>
      </w:r>
      <w:r w:rsidR="00296F28" w:rsidRPr="00E63459">
        <w:rPr>
          <w:rFonts w:asciiTheme="majorHAnsi" w:hAnsiTheme="majorHAnsi" w:cstheme="majorHAnsi"/>
          <w:sz w:val="22"/>
          <w:szCs w:val="22"/>
        </w:rPr>
        <w:t xml:space="preserve">Figure </w:t>
      </w:r>
      <w:del w:id="399" w:author="Tara Barwick" w:date="2023-08-01T11:04:00Z">
        <w:r w:rsidR="00296F28" w:rsidRPr="00E63459" w:rsidDel="00D7618B">
          <w:rPr>
            <w:rFonts w:asciiTheme="majorHAnsi" w:hAnsiTheme="majorHAnsi" w:cstheme="majorHAnsi"/>
            <w:sz w:val="22"/>
            <w:szCs w:val="22"/>
          </w:rPr>
          <w:delText xml:space="preserve">3 </w:delText>
        </w:r>
      </w:del>
      <w:ins w:id="400" w:author="Tara Barwick" w:date="2023-08-01T11:04:00Z">
        <w:r w:rsidR="00D7618B" w:rsidRPr="00E63459">
          <w:rPr>
            <w:rFonts w:asciiTheme="majorHAnsi" w:hAnsiTheme="majorHAnsi" w:cstheme="majorHAnsi"/>
            <w:sz w:val="22"/>
            <w:szCs w:val="22"/>
          </w:rPr>
          <w:t xml:space="preserve">2 </w:t>
        </w:r>
      </w:ins>
      <w:r w:rsidR="00296F28" w:rsidRPr="00E63459">
        <w:rPr>
          <w:rFonts w:asciiTheme="majorHAnsi" w:hAnsiTheme="majorHAnsi" w:cstheme="majorHAnsi"/>
          <w:sz w:val="22"/>
          <w:szCs w:val="22"/>
        </w:rPr>
        <w:t xml:space="preserve">- </w:t>
      </w:r>
      <w:r w:rsidRPr="00E63459">
        <w:rPr>
          <w:rFonts w:asciiTheme="majorHAnsi" w:hAnsiTheme="majorHAnsi" w:cstheme="majorHAnsi"/>
          <w:sz w:val="22"/>
          <w:szCs w:val="22"/>
        </w:rPr>
        <w:t>Raw and calculated quantitative measures from benign (B) and malignant (M) lymph nodes in cervical cancer</w:t>
      </w:r>
      <w:ins w:id="401" w:author="Tara Barwick" w:date="2023-08-01T11:04:00Z">
        <w:r w:rsidR="00D7618B" w:rsidRPr="00E63459">
          <w:rPr>
            <w:rFonts w:asciiTheme="majorHAnsi" w:hAnsiTheme="majorHAnsi" w:cstheme="majorHAnsi"/>
            <w:sz w:val="22"/>
            <w:szCs w:val="22"/>
          </w:rPr>
          <w:t xml:space="preserve"> for FDG (A) and FEC (B) PET/CT respectively</w:t>
        </w:r>
      </w:ins>
      <w:r w:rsidRPr="00E63459">
        <w:rPr>
          <w:rFonts w:asciiTheme="majorHAnsi" w:hAnsiTheme="majorHAnsi" w:cstheme="majorHAnsi"/>
          <w:sz w:val="22"/>
          <w:szCs w:val="22"/>
        </w:rPr>
        <w:t xml:space="preserve">. Nodes of all regions are pooled together for this analysis. Significance was tested between groups using Mann-Whitney U-test. *, p </w:t>
      </w:r>
      <m:oMath>
        <m:r>
          <w:rPr>
            <w:rFonts w:ascii="Cambria Math" w:hAnsi="Cambria Math" w:cstheme="majorHAnsi"/>
            <w:sz w:val="22"/>
            <w:szCs w:val="22"/>
          </w:rPr>
          <m:t>&lt;</m:t>
        </m:r>
      </m:oMath>
      <w:r w:rsidRPr="005503B4">
        <w:rPr>
          <w:rFonts w:asciiTheme="majorHAnsi" w:hAnsiTheme="majorHAnsi" w:cstheme="majorHAnsi"/>
          <w:sz w:val="22"/>
          <w:szCs w:val="22"/>
          <w:rPrChange w:id="402" w:author="Tara Barwick" w:date="2023-08-01T22:28:00Z">
            <w:rPr/>
          </w:rPrChange>
        </w:rPr>
        <w:t xml:space="preserve"> 0.05.</w:t>
      </w:r>
    </w:p>
    <w:p w14:paraId="368CD602" w14:textId="77777777" w:rsidR="00867BEF" w:rsidRPr="00E63459" w:rsidRDefault="00000000">
      <w:pPr>
        <w:pStyle w:val="BodyText"/>
        <w:rPr>
          <w:rFonts w:asciiTheme="majorHAnsi" w:hAnsiTheme="majorHAnsi" w:cstheme="majorHAnsi"/>
          <w:sz w:val="22"/>
          <w:szCs w:val="22"/>
        </w:rPr>
      </w:pPr>
      <w:r w:rsidRPr="005503B4">
        <w:rPr>
          <w:rFonts w:asciiTheme="majorHAnsi" w:hAnsiTheme="majorHAnsi" w:cstheme="majorHAnsi"/>
          <w:sz w:val="22"/>
          <w:szCs w:val="22"/>
          <w:rPrChange w:id="403" w:author="Tara Barwick" w:date="2023-08-01T22:28:00Z">
            <w:rPr/>
          </w:rPrChange>
        </w:rPr>
        <w:t xml:space="preserve">Pearson correlations coefficients were calculated between quantitative measures in endometrial cancer (Figure </w:t>
      </w:r>
      <w:hyperlink w:anchor="fig:pairwise_correlations">
        <w:r w:rsidRPr="00E63459">
          <w:rPr>
            <w:rStyle w:val="Hyperlink"/>
            <w:rFonts w:asciiTheme="majorHAnsi" w:hAnsiTheme="majorHAnsi" w:cstheme="majorHAnsi"/>
            <w:sz w:val="22"/>
            <w:szCs w:val="22"/>
          </w:rPr>
          <w:t>4</w:t>
        </w:r>
      </w:hyperlink>
      <w:r w:rsidRPr="00E63459">
        <w:rPr>
          <w:rFonts w:asciiTheme="majorHAnsi" w:hAnsiTheme="majorHAnsi" w:cstheme="majorHAnsi"/>
          <w:sz w:val="22"/>
          <w:szCs w:val="22"/>
        </w:rPr>
        <w:t xml:space="preserve">). Short-axis diameter, long-axis diameter, and </w:t>
      </w:r>
      <w:proofErr w:type="spellStart"/>
      <w:r w:rsidRPr="00E63459">
        <w:rPr>
          <w:rFonts w:asciiTheme="majorHAnsi" w:hAnsiTheme="majorHAnsi" w:cstheme="majorHAnsi"/>
          <w:sz w:val="22"/>
          <w:szCs w:val="22"/>
        </w:rPr>
        <w:t>SUVmax</w:t>
      </w:r>
      <w:proofErr w:type="spellEnd"/>
      <w:r w:rsidRPr="00E63459">
        <w:rPr>
          <w:rFonts w:asciiTheme="majorHAnsi" w:hAnsiTheme="majorHAnsi" w:cstheme="majorHAnsi"/>
          <w:sz w:val="22"/>
          <w:szCs w:val="22"/>
        </w:rPr>
        <w:t xml:space="preserve"> of the lymph node were highly correlated between FDG-PET/CT and FEC-PET/CT, but did not correlate well with </w:t>
      </w:r>
      <w:proofErr w:type="spellStart"/>
      <w:r w:rsidRPr="00E63459">
        <w:rPr>
          <w:rFonts w:asciiTheme="majorHAnsi" w:hAnsiTheme="majorHAnsi" w:cstheme="majorHAnsi"/>
          <w:sz w:val="22"/>
          <w:szCs w:val="22"/>
        </w:rPr>
        <w:t>SUVmax</w:t>
      </w:r>
      <w:proofErr w:type="spellEnd"/>
      <w:r w:rsidRPr="00E63459">
        <w:rPr>
          <w:rFonts w:asciiTheme="majorHAnsi" w:hAnsiTheme="majorHAnsi" w:cstheme="majorHAnsi"/>
          <w:sz w:val="22"/>
          <w:szCs w:val="22"/>
        </w:rPr>
        <w:t xml:space="preserve"> of the primary </w:t>
      </w:r>
      <w:proofErr w:type="spellStart"/>
      <w:r w:rsidRPr="00E63459">
        <w:rPr>
          <w:rFonts w:asciiTheme="majorHAnsi" w:hAnsiTheme="majorHAnsi" w:cstheme="majorHAnsi"/>
          <w:sz w:val="22"/>
          <w:szCs w:val="22"/>
        </w:rPr>
        <w:t>tumour</w:t>
      </w:r>
      <w:proofErr w:type="spellEnd"/>
      <w:r w:rsidRPr="00E63459">
        <w:rPr>
          <w:rFonts w:asciiTheme="majorHAnsi" w:hAnsiTheme="majorHAnsi" w:cstheme="majorHAnsi"/>
          <w:sz w:val="22"/>
          <w:szCs w:val="22"/>
        </w:rPr>
        <w:t xml:space="preserve">. </w:t>
      </w:r>
      <w:proofErr w:type="spellStart"/>
      <w:r w:rsidRPr="00E63459">
        <w:rPr>
          <w:rFonts w:asciiTheme="majorHAnsi" w:hAnsiTheme="majorHAnsi" w:cstheme="majorHAnsi"/>
          <w:sz w:val="22"/>
          <w:szCs w:val="22"/>
        </w:rPr>
        <w:t>SUV</w:t>
      </w:r>
      <w:r w:rsidRPr="00E63459">
        <w:rPr>
          <w:rFonts w:asciiTheme="majorHAnsi" w:hAnsiTheme="majorHAnsi" w:cstheme="majorHAnsi"/>
          <w:sz w:val="22"/>
          <w:szCs w:val="22"/>
          <w:vertAlign w:val="subscript"/>
        </w:rPr>
        <w:t>max</w:t>
      </w:r>
      <w:proofErr w:type="spellEnd"/>
      <w:r w:rsidRPr="00E63459">
        <w:rPr>
          <w:rFonts w:asciiTheme="majorHAnsi" w:hAnsiTheme="majorHAnsi" w:cstheme="majorHAnsi"/>
          <w:sz w:val="22"/>
          <w:szCs w:val="22"/>
        </w:rPr>
        <w:t xml:space="preserve"> of the primary </w:t>
      </w:r>
      <w:proofErr w:type="spellStart"/>
      <w:r w:rsidRPr="00E63459">
        <w:rPr>
          <w:rFonts w:asciiTheme="majorHAnsi" w:hAnsiTheme="majorHAnsi" w:cstheme="majorHAnsi"/>
          <w:sz w:val="22"/>
          <w:szCs w:val="22"/>
        </w:rPr>
        <w:t>tumour</w:t>
      </w:r>
      <w:proofErr w:type="spellEnd"/>
      <w:r w:rsidRPr="00E63459">
        <w:rPr>
          <w:rFonts w:asciiTheme="majorHAnsi" w:hAnsiTheme="majorHAnsi" w:cstheme="majorHAnsi"/>
          <w:sz w:val="22"/>
          <w:szCs w:val="22"/>
        </w:rPr>
        <w:t xml:space="preserve"> correlated weakly with </w:t>
      </w:r>
      <w:proofErr w:type="spellStart"/>
      <w:r w:rsidRPr="00E63459">
        <w:rPr>
          <w:rFonts w:asciiTheme="majorHAnsi" w:hAnsiTheme="majorHAnsi" w:cstheme="majorHAnsi"/>
          <w:sz w:val="22"/>
          <w:szCs w:val="22"/>
        </w:rPr>
        <w:t>SUVmax</w:t>
      </w:r>
      <w:proofErr w:type="spellEnd"/>
      <w:r w:rsidRPr="00E63459">
        <w:rPr>
          <w:rFonts w:asciiTheme="majorHAnsi" w:hAnsiTheme="majorHAnsi" w:cstheme="majorHAnsi"/>
          <w:sz w:val="22"/>
          <w:szCs w:val="22"/>
        </w:rPr>
        <w:t xml:space="preserve"> of the lymph node. Furthermore, these measures were not correlated with </w:t>
      </w:r>
      <w:proofErr w:type="spellStart"/>
      <w:r w:rsidRPr="00E63459">
        <w:rPr>
          <w:rFonts w:asciiTheme="majorHAnsi" w:hAnsiTheme="majorHAnsi" w:cstheme="majorHAnsi"/>
          <w:sz w:val="22"/>
          <w:szCs w:val="22"/>
        </w:rPr>
        <w:t>ADCmean</w:t>
      </w:r>
      <w:proofErr w:type="spellEnd"/>
      <w:r w:rsidRPr="00E63459">
        <w:rPr>
          <w:rFonts w:asciiTheme="majorHAnsi" w:hAnsiTheme="majorHAnsi" w:cstheme="majorHAnsi"/>
          <w:sz w:val="22"/>
          <w:szCs w:val="22"/>
        </w:rPr>
        <w:t xml:space="preserve"> of the primary </w:t>
      </w:r>
      <w:proofErr w:type="spellStart"/>
      <w:r w:rsidRPr="00E63459">
        <w:rPr>
          <w:rFonts w:asciiTheme="majorHAnsi" w:hAnsiTheme="majorHAnsi" w:cstheme="majorHAnsi"/>
          <w:sz w:val="22"/>
          <w:szCs w:val="22"/>
        </w:rPr>
        <w:t>tumour</w:t>
      </w:r>
      <w:proofErr w:type="spellEnd"/>
      <w:r w:rsidRPr="00E63459">
        <w:rPr>
          <w:rFonts w:asciiTheme="majorHAnsi" w:hAnsiTheme="majorHAnsi" w:cstheme="majorHAnsi"/>
          <w:sz w:val="22"/>
          <w:szCs w:val="22"/>
        </w:rPr>
        <w:t xml:space="preserve"> or lymph node, except for </w:t>
      </w:r>
      <w:proofErr w:type="spellStart"/>
      <w:r w:rsidRPr="00E63459">
        <w:rPr>
          <w:rFonts w:asciiTheme="majorHAnsi" w:hAnsiTheme="majorHAnsi" w:cstheme="majorHAnsi"/>
          <w:sz w:val="22"/>
          <w:szCs w:val="22"/>
        </w:rPr>
        <w:t>tumour</w:t>
      </w:r>
      <w:proofErr w:type="spellEnd"/>
      <w:r w:rsidRPr="00E63459">
        <w:rPr>
          <w:rFonts w:asciiTheme="majorHAnsi" w:hAnsiTheme="majorHAnsi" w:cstheme="majorHAnsi"/>
          <w:sz w:val="22"/>
          <w:szCs w:val="22"/>
        </w:rPr>
        <w:t xml:space="preserve"> </w:t>
      </w:r>
      <w:proofErr w:type="spellStart"/>
      <w:r w:rsidRPr="00E63459">
        <w:rPr>
          <w:rFonts w:asciiTheme="majorHAnsi" w:hAnsiTheme="majorHAnsi" w:cstheme="majorHAnsi"/>
          <w:sz w:val="22"/>
          <w:szCs w:val="22"/>
        </w:rPr>
        <w:t>SUVmax</w:t>
      </w:r>
      <w:proofErr w:type="spellEnd"/>
      <w:r w:rsidRPr="00E63459">
        <w:rPr>
          <w:rFonts w:asciiTheme="majorHAnsi" w:hAnsiTheme="majorHAnsi" w:cstheme="majorHAnsi"/>
          <w:sz w:val="22"/>
          <w:szCs w:val="22"/>
        </w:rPr>
        <w:t xml:space="preserve"> which was inversely correlated with </w:t>
      </w:r>
      <w:proofErr w:type="spellStart"/>
      <w:r w:rsidRPr="00E63459">
        <w:rPr>
          <w:rFonts w:asciiTheme="majorHAnsi" w:hAnsiTheme="majorHAnsi" w:cstheme="majorHAnsi"/>
          <w:sz w:val="22"/>
          <w:szCs w:val="22"/>
        </w:rPr>
        <w:t>tumour</w:t>
      </w:r>
      <w:proofErr w:type="spellEnd"/>
      <w:r w:rsidRPr="00E63459">
        <w:rPr>
          <w:rFonts w:asciiTheme="majorHAnsi" w:hAnsiTheme="majorHAnsi" w:cstheme="majorHAnsi"/>
          <w:sz w:val="22"/>
          <w:szCs w:val="22"/>
        </w:rPr>
        <w:t xml:space="preserve"> </w:t>
      </w:r>
      <w:proofErr w:type="spellStart"/>
      <w:r w:rsidRPr="00E63459">
        <w:rPr>
          <w:rFonts w:asciiTheme="majorHAnsi" w:hAnsiTheme="majorHAnsi" w:cstheme="majorHAnsi"/>
          <w:sz w:val="22"/>
          <w:szCs w:val="22"/>
        </w:rPr>
        <w:t>ADCmean</w:t>
      </w:r>
      <w:proofErr w:type="spellEnd"/>
      <w:r w:rsidRPr="00E63459">
        <w:rPr>
          <w:rFonts w:asciiTheme="majorHAnsi" w:hAnsiTheme="majorHAnsi" w:cstheme="majorHAnsi"/>
          <w:sz w:val="22"/>
          <w:szCs w:val="22"/>
        </w:rPr>
        <w:t>.</w:t>
      </w:r>
    </w:p>
    <w:p w14:paraId="53FAEDB5" w14:textId="77777777" w:rsidR="00867BEF" w:rsidRPr="00E63459" w:rsidRDefault="00000000">
      <w:pPr>
        <w:pStyle w:val="CaptionedFigure"/>
        <w:rPr>
          <w:rFonts w:asciiTheme="majorHAnsi" w:hAnsiTheme="majorHAnsi" w:cstheme="majorHAnsi"/>
          <w:sz w:val="22"/>
          <w:szCs w:val="22"/>
        </w:rPr>
      </w:pPr>
      <w:r w:rsidRPr="00E63459">
        <w:rPr>
          <w:rFonts w:asciiTheme="majorHAnsi" w:hAnsiTheme="majorHAnsi" w:cstheme="majorHAnsi"/>
          <w:noProof/>
          <w:sz w:val="22"/>
          <w:szCs w:val="22"/>
        </w:rPr>
        <w:lastRenderedPageBreak/>
        <w:drawing>
          <wp:inline distT="0" distB="0" distL="0" distR="0" wp14:anchorId="129AEABD" wp14:editId="5C2C1E3D">
            <wp:extent cx="4000500" cy="3667125"/>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figures/pairwise_corr_raw.png"/>
                    <pic:cNvPicPr>
                      <a:picLocks noChangeAspect="1" noChangeArrowheads="1"/>
                    </pic:cNvPicPr>
                  </pic:nvPicPr>
                  <pic:blipFill>
                    <a:blip r:embed="rId14"/>
                    <a:stretch>
                      <a:fillRect/>
                    </a:stretch>
                  </pic:blipFill>
                  <pic:spPr bwMode="auto">
                    <a:xfrm>
                      <a:off x="0" y="0"/>
                      <a:ext cx="4000500" cy="3667125"/>
                    </a:xfrm>
                    <a:prstGeom prst="rect">
                      <a:avLst/>
                    </a:prstGeom>
                    <a:noFill/>
                    <a:ln w="9525">
                      <a:noFill/>
                      <a:headEnd/>
                      <a:tailEnd/>
                    </a:ln>
                  </pic:spPr>
                </pic:pic>
              </a:graphicData>
            </a:graphic>
          </wp:inline>
        </w:drawing>
      </w:r>
    </w:p>
    <w:p w14:paraId="5C7E1092" w14:textId="6441A5F0" w:rsidR="00867BEF" w:rsidRPr="00E63459" w:rsidRDefault="00296F28">
      <w:pPr>
        <w:pStyle w:val="ImageCaption"/>
        <w:rPr>
          <w:rFonts w:asciiTheme="majorHAnsi" w:hAnsiTheme="majorHAnsi" w:cstheme="majorHAnsi"/>
          <w:sz w:val="22"/>
          <w:szCs w:val="22"/>
        </w:rPr>
      </w:pPr>
      <w:r w:rsidRPr="00E63459">
        <w:rPr>
          <w:rFonts w:asciiTheme="majorHAnsi" w:hAnsiTheme="majorHAnsi" w:cstheme="majorHAnsi"/>
          <w:sz w:val="22"/>
          <w:szCs w:val="22"/>
        </w:rPr>
        <w:t xml:space="preserve">Figure 4 - Pairwise Pearson correlation coefficients between raw quantitative measures from FDG-PET/CT, FEC-PET/CT, and DW-MRI in endometrial cancer. ***, p </w:t>
      </w:r>
      <m:oMath>
        <m:r>
          <w:rPr>
            <w:rFonts w:ascii="Cambria Math" w:hAnsi="Cambria Math" w:cstheme="majorHAnsi"/>
            <w:sz w:val="22"/>
            <w:szCs w:val="22"/>
          </w:rPr>
          <m:t>&lt;</m:t>
        </m:r>
      </m:oMath>
      <w:r w:rsidRPr="00E63459">
        <w:rPr>
          <w:rFonts w:asciiTheme="majorHAnsi" w:hAnsiTheme="majorHAnsi" w:cstheme="majorHAnsi"/>
          <w:sz w:val="22"/>
          <w:szCs w:val="22"/>
        </w:rPr>
        <w:t xml:space="preserve"> 0.001, **, p </w:t>
      </w:r>
      <m:oMath>
        <m:r>
          <w:rPr>
            <w:rFonts w:ascii="Cambria Math" w:hAnsi="Cambria Math" w:cstheme="majorHAnsi"/>
            <w:sz w:val="22"/>
            <w:szCs w:val="22"/>
          </w:rPr>
          <m:t>&lt;</m:t>
        </m:r>
      </m:oMath>
      <w:r w:rsidRPr="00E63459">
        <w:rPr>
          <w:rFonts w:asciiTheme="majorHAnsi" w:hAnsiTheme="majorHAnsi" w:cstheme="majorHAnsi"/>
          <w:sz w:val="22"/>
          <w:szCs w:val="22"/>
        </w:rPr>
        <w:t xml:space="preserve"> 0.01, *, p </w:t>
      </w:r>
      <m:oMath>
        <m:r>
          <w:rPr>
            <w:rFonts w:ascii="Cambria Math" w:hAnsi="Cambria Math" w:cstheme="majorHAnsi"/>
            <w:sz w:val="22"/>
            <w:szCs w:val="22"/>
          </w:rPr>
          <m:t>&lt;</m:t>
        </m:r>
      </m:oMath>
      <w:r w:rsidRPr="00E63459">
        <w:rPr>
          <w:rFonts w:asciiTheme="majorHAnsi" w:hAnsiTheme="majorHAnsi" w:cstheme="majorHAnsi"/>
          <w:sz w:val="22"/>
          <w:szCs w:val="22"/>
        </w:rPr>
        <w:t xml:space="preserve"> 0.05.</w:t>
      </w:r>
    </w:p>
    <w:p w14:paraId="6B4E8661" w14:textId="71257BEE" w:rsidR="00867BEF" w:rsidRPr="00E63459" w:rsidRDefault="00000000">
      <w:pPr>
        <w:pStyle w:val="BodyText"/>
        <w:rPr>
          <w:rFonts w:asciiTheme="majorHAnsi" w:hAnsiTheme="majorHAnsi" w:cstheme="majorHAnsi"/>
          <w:sz w:val="22"/>
          <w:szCs w:val="22"/>
        </w:rPr>
      </w:pPr>
      <w:r w:rsidRPr="00E63459">
        <w:rPr>
          <w:rFonts w:asciiTheme="majorHAnsi" w:hAnsiTheme="majorHAnsi" w:cstheme="majorHAnsi"/>
          <w:sz w:val="22"/>
          <w:szCs w:val="22"/>
        </w:rPr>
        <w:t xml:space="preserve">Previous literature has shown elevated primary </w:t>
      </w:r>
      <w:proofErr w:type="spellStart"/>
      <w:r w:rsidRPr="00E63459">
        <w:rPr>
          <w:rFonts w:asciiTheme="majorHAnsi" w:hAnsiTheme="majorHAnsi" w:cstheme="majorHAnsi"/>
          <w:sz w:val="22"/>
          <w:szCs w:val="22"/>
        </w:rPr>
        <w:t>tumour</w:t>
      </w:r>
      <w:proofErr w:type="spellEnd"/>
      <w:r w:rsidRPr="00E63459">
        <w:rPr>
          <w:rFonts w:asciiTheme="majorHAnsi" w:hAnsiTheme="majorHAnsi" w:cstheme="majorHAnsi"/>
          <w:sz w:val="22"/>
          <w:szCs w:val="22"/>
        </w:rPr>
        <w:t xml:space="preserve"> </w:t>
      </w:r>
      <w:proofErr w:type="spellStart"/>
      <w:r w:rsidRPr="00E63459">
        <w:rPr>
          <w:rFonts w:asciiTheme="majorHAnsi" w:hAnsiTheme="majorHAnsi" w:cstheme="majorHAnsi"/>
          <w:sz w:val="22"/>
          <w:szCs w:val="22"/>
        </w:rPr>
        <w:t>SUVmax</w:t>
      </w:r>
      <w:proofErr w:type="spellEnd"/>
      <w:r w:rsidRPr="00E63459">
        <w:rPr>
          <w:rFonts w:asciiTheme="majorHAnsi" w:hAnsiTheme="majorHAnsi" w:cstheme="majorHAnsi"/>
          <w:sz w:val="22"/>
          <w:szCs w:val="22"/>
        </w:rPr>
        <w:t xml:space="preserve"> and depressed </w:t>
      </w:r>
      <w:proofErr w:type="spellStart"/>
      <w:r w:rsidRPr="00E63459">
        <w:rPr>
          <w:rFonts w:asciiTheme="majorHAnsi" w:hAnsiTheme="majorHAnsi" w:cstheme="majorHAnsi"/>
          <w:sz w:val="22"/>
          <w:szCs w:val="22"/>
        </w:rPr>
        <w:t>ADCmean</w:t>
      </w:r>
      <w:proofErr w:type="spellEnd"/>
      <w:r w:rsidRPr="00E63459">
        <w:rPr>
          <w:rFonts w:asciiTheme="majorHAnsi" w:hAnsiTheme="majorHAnsi" w:cstheme="majorHAnsi"/>
          <w:sz w:val="22"/>
          <w:szCs w:val="22"/>
        </w:rPr>
        <w:t xml:space="preserve"> in patients presenting with malignant lymph nodes </w:t>
      </w:r>
      <w:ins w:id="404" w:author="Tara Barwick" w:date="2023-08-04T12:25:00Z">
        <w:r w:rsidR="005B7057">
          <w:rPr>
            <w:rFonts w:asciiTheme="majorHAnsi" w:hAnsiTheme="majorHAnsi" w:cstheme="majorHAnsi"/>
            <w:sz w:val="22"/>
            <w:szCs w:val="22"/>
          </w:rPr>
          <w:t>(ref)</w:t>
        </w:r>
      </w:ins>
      <w:r w:rsidRPr="00E63459">
        <w:rPr>
          <w:rFonts w:asciiTheme="majorHAnsi" w:hAnsiTheme="majorHAnsi" w:cstheme="majorHAnsi"/>
          <w:sz w:val="22"/>
          <w:szCs w:val="22"/>
        </w:rPr>
        <w:t xml:space="preserve">. </w:t>
      </w:r>
      <w:proofErr w:type="spellStart"/>
      <w:r w:rsidRPr="00E63459">
        <w:rPr>
          <w:rFonts w:asciiTheme="majorHAnsi" w:hAnsiTheme="majorHAnsi" w:cstheme="majorHAnsi"/>
          <w:sz w:val="22"/>
          <w:szCs w:val="22"/>
        </w:rPr>
        <w:t>SUVmax</w:t>
      </w:r>
      <w:proofErr w:type="spellEnd"/>
      <w:r w:rsidRPr="00E63459">
        <w:rPr>
          <w:rFonts w:asciiTheme="majorHAnsi" w:hAnsiTheme="majorHAnsi" w:cstheme="majorHAnsi"/>
          <w:sz w:val="22"/>
          <w:szCs w:val="22"/>
        </w:rPr>
        <w:t xml:space="preserve"> of the primary </w:t>
      </w:r>
      <w:proofErr w:type="spellStart"/>
      <w:r w:rsidRPr="00E63459">
        <w:rPr>
          <w:rFonts w:asciiTheme="majorHAnsi" w:hAnsiTheme="majorHAnsi" w:cstheme="majorHAnsi"/>
          <w:sz w:val="22"/>
          <w:szCs w:val="22"/>
        </w:rPr>
        <w:t>tumour</w:t>
      </w:r>
      <w:proofErr w:type="spellEnd"/>
      <w:r w:rsidRPr="00E63459">
        <w:rPr>
          <w:rFonts w:asciiTheme="majorHAnsi" w:hAnsiTheme="majorHAnsi" w:cstheme="majorHAnsi"/>
          <w:sz w:val="22"/>
          <w:szCs w:val="22"/>
        </w:rPr>
        <w:t xml:space="preserve"> was significantly elevated on FDG-PET/CT but not on FEC-PET/CT, with no significant difference found on DW-MRI (Supplementary Figure </w:t>
      </w:r>
      <w:r w:rsidRPr="005503B4">
        <w:rPr>
          <w:rFonts w:asciiTheme="majorHAnsi" w:hAnsiTheme="majorHAnsi" w:cstheme="majorHAnsi"/>
          <w:sz w:val="22"/>
          <w:szCs w:val="22"/>
          <w:rPrChange w:id="405" w:author="Tara Barwick" w:date="2023-08-01T22:28:00Z">
            <w:rPr/>
          </w:rPrChange>
        </w:rPr>
        <w:fldChar w:fldCharType="begin"/>
      </w:r>
      <w:r w:rsidRPr="00E63459">
        <w:rPr>
          <w:rFonts w:asciiTheme="majorHAnsi" w:hAnsiTheme="majorHAnsi" w:cstheme="majorHAnsi"/>
          <w:sz w:val="22"/>
          <w:szCs w:val="22"/>
        </w:rPr>
        <w:instrText>HYPERLINK \l "fig:quants_pt_byCanc" \h</w:instrText>
      </w:r>
      <w:r w:rsidRPr="000E5DB5">
        <w:rPr>
          <w:rFonts w:asciiTheme="majorHAnsi" w:hAnsiTheme="majorHAnsi" w:cstheme="majorHAnsi"/>
          <w:sz w:val="22"/>
          <w:szCs w:val="22"/>
        </w:rPr>
      </w:r>
      <w:r w:rsidRPr="005503B4">
        <w:rPr>
          <w:rFonts w:asciiTheme="majorHAnsi" w:hAnsiTheme="majorHAnsi" w:cstheme="majorHAnsi"/>
          <w:sz w:val="22"/>
          <w:szCs w:val="22"/>
          <w:rPrChange w:id="406" w:author="Tara Barwick" w:date="2023-08-01T22:28:00Z">
            <w:rPr>
              <w:rStyle w:val="Hyperlink"/>
            </w:rPr>
          </w:rPrChange>
        </w:rPr>
        <w:fldChar w:fldCharType="separate"/>
      </w:r>
      <w:r w:rsidRPr="00E63459">
        <w:rPr>
          <w:rStyle w:val="Hyperlink"/>
          <w:rFonts w:asciiTheme="majorHAnsi" w:hAnsiTheme="majorHAnsi" w:cstheme="majorHAnsi"/>
          <w:sz w:val="22"/>
          <w:szCs w:val="22"/>
        </w:rPr>
        <w:t>[</w:t>
      </w:r>
      <w:proofErr w:type="spellStart"/>
      <w:r w:rsidRPr="00E63459">
        <w:rPr>
          <w:rStyle w:val="Hyperlink"/>
          <w:rFonts w:asciiTheme="majorHAnsi" w:hAnsiTheme="majorHAnsi" w:cstheme="majorHAnsi"/>
          <w:sz w:val="22"/>
          <w:szCs w:val="22"/>
        </w:rPr>
        <w:t>fig:quants_pt_byCanc</w:t>
      </w:r>
      <w:proofErr w:type="spellEnd"/>
      <w:r w:rsidRPr="00E63459">
        <w:rPr>
          <w:rStyle w:val="Hyperlink"/>
          <w:rFonts w:asciiTheme="majorHAnsi" w:hAnsiTheme="majorHAnsi" w:cstheme="majorHAnsi"/>
          <w:sz w:val="22"/>
          <w:szCs w:val="22"/>
        </w:rPr>
        <w:t>]</w:t>
      </w:r>
      <w:r w:rsidRPr="005503B4">
        <w:rPr>
          <w:rStyle w:val="Hyperlink"/>
          <w:rFonts w:asciiTheme="majorHAnsi" w:hAnsiTheme="majorHAnsi" w:cstheme="majorHAnsi"/>
          <w:sz w:val="22"/>
          <w:szCs w:val="22"/>
          <w:rPrChange w:id="407" w:author="Tara Barwick" w:date="2023-08-01T22:28:00Z">
            <w:rPr>
              <w:rStyle w:val="Hyperlink"/>
            </w:rPr>
          </w:rPrChange>
        </w:rPr>
        <w:fldChar w:fldCharType="end"/>
      </w:r>
      <w:r w:rsidRPr="00E63459">
        <w:rPr>
          <w:rFonts w:asciiTheme="majorHAnsi" w:hAnsiTheme="majorHAnsi" w:cstheme="majorHAnsi"/>
          <w:sz w:val="22"/>
          <w:szCs w:val="22"/>
        </w:rPr>
        <w:t xml:space="preserve">). No significant difference in any quantitative measure was found in primary </w:t>
      </w:r>
      <w:proofErr w:type="spellStart"/>
      <w:r w:rsidRPr="00E63459">
        <w:rPr>
          <w:rFonts w:asciiTheme="majorHAnsi" w:hAnsiTheme="majorHAnsi" w:cstheme="majorHAnsi"/>
          <w:sz w:val="22"/>
          <w:szCs w:val="22"/>
        </w:rPr>
        <w:t>tumours</w:t>
      </w:r>
      <w:proofErr w:type="spellEnd"/>
      <w:r w:rsidRPr="00E63459">
        <w:rPr>
          <w:rFonts w:asciiTheme="majorHAnsi" w:hAnsiTheme="majorHAnsi" w:cstheme="majorHAnsi"/>
          <w:sz w:val="22"/>
          <w:szCs w:val="22"/>
        </w:rPr>
        <w:t xml:space="preserve"> of the cervix.</w:t>
      </w:r>
    </w:p>
    <w:p w14:paraId="3E86332C" w14:textId="77777777" w:rsidR="00867BEF" w:rsidRPr="005503B4" w:rsidRDefault="00000000">
      <w:pPr>
        <w:pStyle w:val="Heading2"/>
        <w:rPr>
          <w:rFonts w:cstheme="majorHAnsi"/>
          <w:sz w:val="22"/>
          <w:szCs w:val="22"/>
        </w:rPr>
      </w:pPr>
      <w:bookmarkStart w:id="408" w:name="X214721eb7daa86da194f5b1f401a7d55e30acec"/>
      <w:bookmarkEnd w:id="299"/>
      <w:r w:rsidRPr="005503B4">
        <w:rPr>
          <w:rFonts w:cstheme="majorHAnsi"/>
          <w:sz w:val="22"/>
          <w:szCs w:val="22"/>
        </w:rPr>
        <w:t>Diagnostic performance of quantitative measures</w:t>
      </w:r>
    </w:p>
    <w:p w14:paraId="3D65E33F" w14:textId="77777777" w:rsidR="00867BEF" w:rsidRPr="00E63459" w:rsidRDefault="00000000">
      <w:pPr>
        <w:pStyle w:val="FirstParagraph"/>
        <w:rPr>
          <w:rFonts w:asciiTheme="majorHAnsi" w:hAnsiTheme="majorHAnsi" w:cstheme="majorHAnsi"/>
          <w:sz w:val="22"/>
          <w:szCs w:val="22"/>
        </w:rPr>
      </w:pPr>
      <w:r w:rsidRPr="00E63459">
        <w:rPr>
          <w:rFonts w:asciiTheme="majorHAnsi" w:hAnsiTheme="majorHAnsi" w:cstheme="majorHAnsi"/>
          <w:sz w:val="22"/>
          <w:szCs w:val="22"/>
        </w:rPr>
        <w:t xml:space="preserve">Diagnostic performance of each measure, along with optimal </w:t>
      </w:r>
      <w:proofErr w:type="spellStart"/>
      <w:r w:rsidRPr="00E63459">
        <w:rPr>
          <w:rFonts w:asciiTheme="majorHAnsi" w:hAnsiTheme="majorHAnsi" w:cstheme="majorHAnsi"/>
          <w:sz w:val="22"/>
          <w:szCs w:val="22"/>
        </w:rPr>
        <w:t>cutpoints</w:t>
      </w:r>
      <w:proofErr w:type="spellEnd"/>
      <w:r w:rsidRPr="00E63459">
        <w:rPr>
          <w:rFonts w:asciiTheme="majorHAnsi" w:hAnsiTheme="majorHAnsi" w:cstheme="majorHAnsi"/>
          <w:sz w:val="22"/>
          <w:szCs w:val="22"/>
        </w:rPr>
        <w:t xml:space="preserve">, in endometrial cancer is </w:t>
      </w:r>
      <w:proofErr w:type="spellStart"/>
      <w:r w:rsidRPr="00E63459">
        <w:rPr>
          <w:rFonts w:asciiTheme="majorHAnsi" w:hAnsiTheme="majorHAnsi" w:cstheme="majorHAnsi"/>
          <w:sz w:val="22"/>
          <w:szCs w:val="22"/>
        </w:rPr>
        <w:t>summarised</w:t>
      </w:r>
      <w:proofErr w:type="spellEnd"/>
      <w:r w:rsidRPr="00E63459">
        <w:rPr>
          <w:rFonts w:asciiTheme="majorHAnsi" w:hAnsiTheme="majorHAnsi" w:cstheme="majorHAnsi"/>
          <w:sz w:val="22"/>
          <w:szCs w:val="22"/>
        </w:rPr>
        <w:t xml:space="preserve"> in Figure </w:t>
      </w:r>
      <w:r w:rsidRPr="005503B4">
        <w:rPr>
          <w:rFonts w:asciiTheme="majorHAnsi" w:hAnsiTheme="majorHAnsi" w:cstheme="majorHAnsi"/>
          <w:sz w:val="22"/>
          <w:szCs w:val="22"/>
          <w:rPrChange w:id="409" w:author="Tara Barwick" w:date="2023-08-01T22:28:00Z">
            <w:rPr/>
          </w:rPrChange>
        </w:rPr>
        <w:fldChar w:fldCharType="begin"/>
      </w:r>
      <w:r w:rsidRPr="00E63459">
        <w:rPr>
          <w:rFonts w:asciiTheme="majorHAnsi" w:hAnsiTheme="majorHAnsi" w:cstheme="majorHAnsi"/>
          <w:sz w:val="22"/>
          <w:szCs w:val="22"/>
        </w:rPr>
        <w:instrText>HYPERLINK \l "fig:all_performance" \h</w:instrText>
      </w:r>
      <w:r w:rsidRPr="000E5DB5">
        <w:rPr>
          <w:rFonts w:asciiTheme="majorHAnsi" w:hAnsiTheme="majorHAnsi" w:cstheme="majorHAnsi"/>
          <w:sz w:val="22"/>
          <w:szCs w:val="22"/>
        </w:rPr>
      </w:r>
      <w:r w:rsidRPr="005503B4">
        <w:rPr>
          <w:rFonts w:asciiTheme="majorHAnsi" w:hAnsiTheme="majorHAnsi" w:cstheme="majorHAnsi"/>
          <w:sz w:val="22"/>
          <w:szCs w:val="22"/>
          <w:rPrChange w:id="410" w:author="Tara Barwick" w:date="2023-08-01T22:28:00Z">
            <w:rPr>
              <w:rStyle w:val="Hyperlink"/>
            </w:rPr>
          </w:rPrChange>
        </w:rPr>
        <w:fldChar w:fldCharType="separate"/>
      </w:r>
      <w:r w:rsidRPr="00E63459">
        <w:rPr>
          <w:rStyle w:val="Hyperlink"/>
          <w:rFonts w:asciiTheme="majorHAnsi" w:hAnsiTheme="majorHAnsi" w:cstheme="majorHAnsi"/>
          <w:sz w:val="22"/>
          <w:szCs w:val="22"/>
        </w:rPr>
        <w:t>5</w:t>
      </w:r>
      <w:r w:rsidRPr="005503B4">
        <w:rPr>
          <w:rStyle w:val="Hyperlink"/>
          <w:rFonts w:asciiTheme="majorHAnsi" w:hAnsiTheme="majorHAnsi" w:cstheme="majorHAnsi"/>
          <w:sz w:val="22"/>
          <w:szCs w:val="22"/>
          <w:rPrChange w:id="411" w:author="Tara Barwick" w:date="2023-08-01T22:28:00Z">
            <w:rPr>
              <w:rStyle w:val="Hyperlink"/>
            </w:rPr>
          </w:rPrChange>
        </w:rPr>
        <w:fldChar w:fldCharType="end"/>
      </w:r>
      <w:r w:rsidRPr="00E63459">
        <w:rPr>
          <w:rFonts w:asciiTheme="majorHAnsi" w:hAnsiTheme="majorHAnsi" w:cstheme="majorHAnsi"/>
          <w:sz w:val="22"/>
          <w:szCs w:val="22"/>
        </w:rPr>
        <w:t>.</w:t>
      </w:r>
    </w:p>
    <w:p w14:paraId="08CBAD93" w14:textId="77777777" w:rsidR="00867BEF" w:rsidRPr="00E63459" w:rsidRDefault="00000000">
      <w:pPr>
        <w:pStyle w:val="CaptionedFigure"/>
        <w:rPr>
          <w:rFonts w:asciiTheme="majorHAnsi" w:hAnsiTheme="majorHAnsi" w:cstheme="majorHAnsi"/>
          <w:sz w:val="22"/>
          <w:szCs w:val="22"/>
        </w:rPr>
      </w:pPr>
      <w:r w:rsidRPr="00E63459">
        <w:rPr>
          <w:rFonts w:asciiTheme="majorHAnsi" w:hAnsiTheme="majorHAnsi" w:cstheme="majorHAnsi"/>
          <w:noProof/>
          <w:sz w:val="22"/>
          <w:szCs w:val="22"/>
        </w:rPr>
        <w:lastRenderedPageBreak/>
        <w:drawing>
          <wp:inline distT="0" distB="0" distL="0" distR="0" wp14:anchorId="2390F23D" wp14:editId="0AA9CD1A">
            <wp:extent cx="4000500" cy="7200900"/>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figures/AllPerformance_byMeasure.png"/>
                    <pic:cNvPicPr>
                      <a:picLocks noChangeAspect="1" noChangeArrowheads="1"/>
                    </pic:cNvPicPr>
                  </pic:nvPicPr>
                  <pic:blipFill>
                    <a:blip r:embed="rId15"/>
                    <a:stretch>
                      <a:fillRect/>
                    </a:stretch>
                  </pic:blipFill>
                  <pic:spPr bwMode="auto">
                    <a:xfrm>
                      <a:off x="0" y="0"/>
                      <a:ext cx="4000500" cy="7200900"/>
                    </a:xfrm>
                    <a:prstGeom prst="rect">
                      <a:avLst/>
                    </a:prstGeom>
                    <a:noFill/>
                    <a:ln w="9525">
                      <a:noFill/>
                      <a:headEnd/>
                      <a:tailEnd/>
                    </a:ln>
                  </pic:spPr>
                </pic:pic>
              </a:graphicData>
            </a:graphic>
          </wp:inline>
        </w:drawing>
      </w:r>
    </w:p>
    <w:p w14:paraId="08CE9109" w14:textId="70681388" w:rsidR="00867BEF" w:rsidRPr="00E63459" w:rsidRDefault="00296F28">
      <w:pPr>
        <w:pStyle w:val="ImageCaption"/>
        <w:rPr>
          <w:rFonts w:asciiTheme="majorHAnsi" w:hAnsiTheme="majorHAnsi" w:cstheme="majorHAnsi"/>
          <w:sz w:val="22"/>
          <w:szCs w:val="22"/>
        </w:rPr>
      </w:pPr>
      <w:r w:rsidRPr="00E63459">
        <w:rPr>
          <w:rFonts w:asciiTheme="majorHAnsi" w:hAnsiTheme="majorHAnsi" w:cstheme="majorHAnsi"/>
          <w:sz w:val="22"/>
          <w:szCs w:val="22"/>
        </w:rPr>
        <w:t xml:space="preserve">Figure 5 - Performance of all raw and calculated quantitative measures from FDG-PET/CT, FEC-PET/CT, and DW-MRI as well as performance of the univariate logistic regression (LR) model trained on </w:t>
      </w:r>
      <w:proofErr w:type="spellStart"/>
      <w:r w:rsidRPr="00E63459">
        <w:rPr>
          <w:rFonts w:asciiTheme="majorHAnsi" w:hAnsiTheme="majorHAnsi" w:cstheme="majorHAnsi"/>
          <w:sz w:val="22"/>
          <w:szCs w:val="22"/>
        </w:rPr>
        <w:t>SUVmax</w:t>
      </w:r>
      <w:proofErr w:type="spellEnd"/>
      <w:r w:rsidRPr="00E63459">
        <w:rPr>
          <w:rFonts w:asciiTheme="majorHAnsi" w:hAnsiTheme="majorHAnsi" w:cstheme="majorHAnsi"/>
          <w:sz w:val="22"/>
          <w:szCs w:val="22"/>
        </w:rPr>
        <w:t xml:space="preserve"> from FDG-PET/CT in endometrial cancer. Red crosses on box and whisker plots represent mean performance from bootstrapped data.</w:t>
      </w:r>
    </w:p>
    <w:p w14:paraId="779EB552" w14:textId="77777777" w:rsidR="00867BEF" w:rsidRPr="005503B4" w:rsidRDefault="00000000">
      <w:pPr>
        <w:pStyle w:val="CaptionedFigure"/>
        <w:rPr>
          <w:rFonts w:asciiTheme="majorHAnsi" w:hAnsiTheme="majorHAnsi" w:cstheme="majorHAnsi"/>
          <w:sz w:val="22"/>
          <w:szCs w:val="22"/>
          <w:rPrChange w:id="412" w:author="Tara Barwick" w:date="2023-08-01T22:28:00Z">
            <w:rPr/>
          </w:rPrChange>
        </w:rPr>
      </w:pPr>
      <w:r w:rsidRPr="005503B4">
        <w:rPr>
          <w:rFonts w:asciiTheme="majorHAnsi" w:hAnsiTheme="majorHAnsi" w:cstheme="majorHAnsi"/>
          <w:noProof/>
          <w:sz w:val="22"/>
          <w:szCs w:val="22"/>
          <w:rPrChange w:id="413" w:author="Tara Barwick" w:date="2023-08-01T22:28:00Z">
            <w:rPr>
              <w:noProof/>
            </w:rPr>
          </w:rPrChange>
        </w:rPr>
        <w:lastRenderedPageBreak/>
        <w:drawing>
          <wp:inline distT="0" distB="0" distL="0" distR="0" wp14:anchorId="2F2E281A" wp14:editId="18C53621">
            <wp:extent cx="4000500" cy="4000500"/>
            <wp:effectExtent l="0" t="0" r="0" b="0"/>
            <wp:docPr id="49" name="Picture"/>
            <wp:cNvGraphicFramePr/>
            <a:graphic xmlns:a="http://schemas.openxmlformats.org/drawingml/2006/main">
              <a:graphicData uri="http://schemas.openxmlformats.org/drawingml/2006/picture">
                <pic:pic xmlns:pic="http://schemas.openxmlformats.org/drawingml/2006/picture">
                  <pic:nvPicPr>
                    <pic:cNvPr id="50" name="Picture" descr="../figures/ROC_byMeasure.png"/>
                    <pic:cNvPicPr>
                      <a:picLocks noChangeAspect="1" noChangeArrowheads="1"/>
                    </pic:cNvPicPr>
                  </pic:nvPicPr>
                  <pic:blipFill>
                    <a:blip r:embed="rId16"/>
                    <a:stretch>
                      <a:fillRect/>
                    </a:stretch>
                  </pic:blipFill>
                  <pic:spPr bwMode="auto">
                    <a:xfrm>
                      <a:off x="0" y="0"/>
                      <a:ext cx="4000500" cy="4000500"/>
                    </a:xfrm>
                    <a:prstGeom prst="rect">
                      <a:avLst/>
                    </a:prstGeom>
                    <a:noFill/>
                    <a:ln w="9525">
                      <a:noFill/>
                      <a:headEnd/>
                      <a:tailEnd/>
                    </a:ln>
                  </pic:spPr>
                </pic:pic>
              </a:graphicData>
            </a:graphic>
          </wp:inline>
        </w:drawing>
      </w:r>
    </w:p>
    <w:p w14:paraId="1E9F0DB1" w14:textId="47E5BA5A" w:rsidR="00867BEF" w:rsidRPr="005503B4" w:rsidRDefault="00296F28">
      <w:pPr>
        <w:pStyle w:val="ImageCaption"/>
        <w:rPr>
          <w:rFonts w:asciiTheme="majorHAnsi" w:hAnsiTheme="majorHAnsi" w:cstheme="majorHAnsi"/>
          <w:sz w:val="22"/>
          <w:szCs w:val="22"/>
          <w:rPrChange w:id="414" w:author="Tara Barwick" w:date="2023-08-01T22:28:00Z">
            <w:rPr/>
          </w:rPrChange>
        </w:rPr>
      </w:pPr>
      <w:r w:rsidRPr="005503B4">
        <w:rPr>
          <w:rFonts w:asciiTheme="majorHAnsi" w:hAnsiTheme="majorHAnsi" w:cstheme="majorHAnsi"/>
          <w:sz w:val="22"/>
          <w:szCs w:val="22"/>
          <w:rPrChange w:id="415" w:author="Tara Barwick" w:date="2023-08-01T22:28:00Z">
            <w:rPr/>
          </w:rPrChange>
        </w:rPr>
        <w:t xml:space="preserve">Figure 6 - ROC curves for quantitative measures from FDG-PET/CT (top left), FEC-PET/CT (top right), DW-MRI (bottom left), and the LR model (bottom right) in endometrial cancer. Line </w:t>
      </w:r>
      <w:proofErr w:type="spellStart"/>
      <w:r w:rsidRPr="005503B4">
        <w:rPr>
          <w:rFonts w:asciiTheme="majorHAnsi" w:hAnsiTheme="majorHAnsi" w:cstheme="majorHAnsi"/>
          <w:sz w:val="22"/>
          <w:szCs w:val="22"/>
          <w:rPrChange w:id="416" w:author="Tara Barwick" w:date="2023-08-01T22:28:00Z">
            <w:rPr/>
          </w:rPrChange>
        </w:rPr>
        <w:t>colour</w:t>
      </w:r>
      <w:proofErr w:type="spellEnd"/>
      <w:r w:rsidRPr="005503B4">
        <w:rPr>
          <w:rFonts w:asciiTheme="majorHAnsi" w:hAnsiTheme="majorHAnsi" w:cstheme="majorHAnsi"/>
          <w:sz w:val="22"/>
          <w:szCs w:val="22"/>
          <w:rPrChange w:id="417" w:author="Tara Barwick" w:date="2023-08-01T22:28:00Z">
            <w:rPr/>
          </w:rPrChange>
        </w:rPr>
        <w:t xml:space="preserve"> represents a quantitative measure for that imaging modality.</w:t>
      </w:r>
    </w:p>
    <w:p w14:paraId="56DCFF5D" w14:textId="77777777" w:rsidR="00867BEF" w:rsidRPr="005B7057" w:rsidRDefault="00000000">
      <w:pPr>
        <w:pStyle w:val="BodyText"/>
        <w:rPr>
          <w:rFonts w:asciiTheme="majorHAnsi" w:hAnsiTheme="majorHAnsi" w:cstheme="majorHAnsi"/>
          <w:sz w:val="22"/>
          <w:szCs w:val="22"/>
        </w:rPr>
      </w:pPr>
      <w:r w:rsidRPr="005503B4">
        <w:rPr>
          <w:rFonts w:asciiTheme="majorHAnsi" w:hAnsiTheme="majorHAnsi" w:cstheme="majorHAnsi"/>
          <w:sz w:val="22"/>
          <w:szCs w:val="22"/>
          <w:rPrChange w:id="418" w:author="Tara Barwick" w:date="2023-08-01T22:28:00Z">
            <w:rPr/>
          </w:rPrChange>
        </w:rPr>
        <w:t xml:space="preserve">No raw quantitative measure clearly outperformed the others on FDG-PET/CT, as shown by the ROC curves in Figure </w:t>
      </w:r>
      <w:r w:rsidRPr="005B7057">
        <w:rPr>
          <w:rFonts w:asciiTheme="majorHAnsi" w:hAnsiTheme="majorHAnsi" w:cstheme="majorHAnsi"/>
          <w:sz w:val="22"/>
          <w:szCs w:val="22"/>
        </w:rPr>
        <w:fldChar w:fldCharType="begin"/>
      </w:r>
      <w:r w:rsidRPr="005503B4">
        <w:rPr>
          <w:rFonts w:asciiTheme="majorHAnsi" w:hAnsiTheme="majorHAnsi" w:cstheme="majorHAnsi"/>
          <w:sz w:val="22"/>
          <w:szCs w:val="22"/>
          <w:rPrChange w:id="419" w:author="Tara Barwick" w:date="2023-08-01T22:28:00Z">
            <w:rPr/>
          </w:rPrChange>
        </w:rPr>
        <w:instrText>HYPERLINK \l "fig:roc_curves" \h</w:instrText>
      </w:r>
      <w:r w:rsidRPr="000E5DB5">
        <w:rPr>
          <w:rFonts w:asciiTheme="majorHAnsi" w:hAnsiTheme="majorHAnsi" w:cstheme="majorHAnsi"/>
          <w:sz w:val="22"/>
          <w:szCs w:val="22"/>
        </w:rPr>
      </w:r>
      <w:r w:rsidRPr="005503B4">
        <w:rPr>
          <w:rFonts w:asciiTheme="majorHAnsi" w:hAnsiTheme="majorHAnsi" w:cstheme="majorHAnsi"/>
          <w:sz w:val="22"/>
          <w:szCs w:val="22"/>
          <w:rPrChange w:id="420" w:author="Tara Barwick" w:date="2023-08-01T22:28:00Z">
            <w:rPr>
              <w:rStyle w:val="Hyperlink"/>
            </w:rPr>
          </w:rPrChange>
        </w:rPr>
        <w:fldChar w:fldCharType="separate"/>
      </w:r>
      <w:r w:rsidRPr="005B7057">
        <w:rPr>
          <w:rStyle w:val="Hyperlink"/>
          <w:rFonts w:asciiTheme="majorHAnsi" w:hAnsiTheme="majorHAnsi" w:cstheme="majorHAnsi"/>
          <w:sz w:val="22"/>
          <w:szCs w:val="22"/>
        </w:rPr>
        <w:t>6</w:t>
      </w:r>
      <w:r w:rsidRPr="005B7057">
        <w:rPr>
          <w:rStyle w:val="Hyperlink"/>
          <w:rFonts w:asciiTheme="majorHAnsi" w:hAnsiTheme="majorHAnsi" w:cstheme="majorHAnsi"/>
          <w:sz w:val="22"/>
          <w:szCs w:val="22"/>
        </w:rPr>
        <w:fldChar w:fldCharType="end"/>
      </w:r>
      <w:r w:rsidRPr="005B7057">
        <w:rPr>
          <w:rFonts w:asciiTheme="majorHAnsi" w:hAnsiTheme="majorHAnsi" w:cstheme="majorHAnsi"/>
          <w:sz w:val="22"/>
          <w:szCs w:val="22"/>
        </w:rPr>
        <w:t xml:space="preserve">. </w:t>
      </w:r>
      <w:proofErr w:type="spellStart"/>
      <w:r w:rsidRPr="005B7057">
        <w:rPr>
          <w:rFonts w:asciiTheme="majorHAnsi" w:hAnsiTheme="majorHAnsi" w:cstheme="majorHAnsi"/>
          <w:sz w:val="22"/>
          <w:szCs w:val="22"/>
        </w:rPr>
        <w:t>SUVmax</w:t>
      </w:r>
      <w:proofErr w:type="spellEnd"/>
      <w:r w:rsidRPr="005B7057">
        <w:rPr>
          <w:rFonts w:asciiTheme="majorHAnsi" w:hAnsiTheme="majorHAnsi" w:cstheme="majorHAnsi"/>
          <w:sz w:val="22"/>
          <w:szCs w:val="22"/>
        </w:rPr>
        <w:t xml:space="preserve"> from FDG-PET/CT showed relatively high sensitivity and specificity, with the highest AUC of the quantitative measures. </w:t>
      </w:r>
      <w:commentRangeStart w:id="421"/>
      <w:r w:rsidRPr="005B7057">
        <w:rPr>
          <w:rFonts w:asciiTheme="majorHAnsi" w:hAnsiTheme="majorHAnsi" w:cstheme="majorHAnsi"/>
          <w:sz w:val="22"/>
          <w:szCs w:val="22"/>
        </w:rPr>
        <w:t>Short-axis diameter had the highest sensitivity of all measures from FDG-PET/CT.</w:t>
      </w:r>
      <w:commentRangeEnd w:id="421"/>
      <w:r w:rsidR="005B7057">
        <w:rPr>
          <w:rStyle w:val="CommentReference"/>
        </w:rPr>
        <w:commentReference w:id="421"/>
      </w:r>
    </w:p>
    <w:p w14:paraId="773D783C" w14:textId="77777777" w:rsidR="00867BEF" w:rsidRPr="005B7057" w:rsidRDefault="00000000">
      <w:pPr>
        <w:pStyle w:val="BodyText"/>
        <w:rPr>
          <w:rFonts w:asciiTheme="majorHAnsi" w:hAnsiTheme="majorHAnsi" w:cstheme="majorHAnsi"/>
          <w:sz w:val="22"/>
          <w:szCs w:val="22"/>
        </w:rPr>
      </w:pPr>
      <w:r w:rsidRPr="005B7057">
        <w:rPr>
          <w:rFonts w:asciiTheme="majorHAnsi" w:hAnsiTheme="majorHAnsi" w:cstheme="majorHAnsi"/>
          <w:sz w:val="22"/>
          <w:szCs w:val="22"/>
        </w:rPr>
        <w:t xml:space="preserve">The AUC of </w:t>
      </w:r>
      <w:proofErr w:type="spellStart"/>
      <w:r w:rsidRPr="005B7057">
        <w:rPr>
          <w:rFonts w:asciiTheme="majorHAnsi" w:hAnsiTheme="majorHAnsi" w:cstheme="majorHAnsi"/>
          <w:sz w:val="22"/>
          <w:szCs w:val="22"/>
        </w:rPr>
        <w:t>SUVmax</w:t>
      </w:r>
      <w:proofErr w:type="spellEnd"/>
      <w:r w:rsidRPr="005B7057">
        <w:rPr>
          <w:rFonts w:asciiTheme="majorHAnsi" w:hAnsiTheme="majorHAnsi" w:cstheme="majorHAnsi"/>
          <w:sz w:val="22"/>
          <w:szCs w:val="22"/>
        </w:rPr>
        <w:t xml:space="preserve"> from FEC-PET/CT was lower than that of FDG-PET/CT. Large error bars for FEC-PET/CT quantitative measures suggest low sample numbers may be restricting analysis and optimal </w:t>
      </w:r>
      <w:proofErr w:type="spellStart"/>
      <w:r w:rsidRPr="005B7057">
        <w:rPr>
          <w:rFonts w:asciiTheme="majorHAnsi" w:hAnsiTheme="majorHAnsi" w:cstheme="majorHAnsi"/>
          <w:sz w:val="22"/>
          <w:szCs w:val="22"/>
        </w:rPr>
        <w:t>cutpoints</w:t>
      </w:r>
      <w:proofErr w:type="spellEnd"/>
      <w:r w:rsidRPr="005B7057">
        <w:rPr>
          <w:rFonts w:asciiTheme="majorHAnsi" w:hAnsiTheme="majorHAnsi" w:cstheme="majorHAnsi"/>
          <w:sz w:val="22"/>
          <w:szCs w:val="22"/>
        </w:rPr>
        <w:t xml:space="preserve"> should be interpreted with caution. </w:t>
      </w:r>
      <w:proofErr w:type="spellStart"/>
      <w:r w:rsidRPr="005B7057">
        <w:rPr>
          <w:rFonts w:asciiTheme="majorHAnsi" w:hAnsiTheme="majorHAnsi" w:cstheme="majorHAnsi"/>
          <w:sz w:val="22"/>
          <w:szCs w:val="22"/>
        </w:rPr>
        <w:t>ADCmean</w:t>
      </w:r>
      <w:proofErr w:type="spellEnd"/>
      <w:r w:rsidRPr="005B7057">
        <w:rPr>
          <w:rFonts w:asciiTheme="majorHAnsi" w:hAnsiTheme="majorHAnsi" w:cstheme="majorHAnsi"/>
          <w:sz w:val="22"/>
          <w:szCs w:val="22"/>
        </w:rPr>
        <w:t xml:space="preserve"> from DW-MRI showed moderate performance with moderate sensitivity, low specificity, and moderate AUC.</w:t>
      </w:r>
    </w:p>
    <w:p w14:paraId="0C3A93C1" w14:textId="77777777" w:rsidR="00867BEF" w:rsidRPr="005B7057" w:rsidRDefault="00000000">
      <w:pPr>
        <w:pStyle w:val="BodyText"/>
        <w:rPr>
          <w:rFonts w:asciiTheme="majorHAnsi" w:hAnsiTheme="majorHAnsi" w:cstheme="majorHAnsi"/>
          <w:sz w:val="22"/>
          <w:szCs w:val="22"/>
        </w:rPr>
      </w:pPr>
      <w:r w:rsidRPr="005B7057">
        <w:rPr>
          <w:rFonts w:asciiTheme="majorHAnsi" w:hAnsiTheme="majorHAnsi" w:cstheme="majorHAnsi"/>
          <w:sz w:val="22"/>
          <w:szCs w:val="22"/>
        </w:rPr>
        <w:t xml:space="preserve">Of the calculated measures, STAR had the highest AUC for FDG-PET/CT with similar performance to </w:t>
      </w:r>
      <w:proofErr w:type="spellStart"/>
      <w:r w:rsidRPr="005B7057">
        <w:rPr>
          <w:rFonts w:asciiTheme="majorHAnsi" w:hAnsiTheme="majorHAnsi" w:cstheme="majorHAnsi"/>
          <w:sz w:val="22"/>
          <w:szCs w:val="22"/>
        </w:rPr>
        <w:t>SUVmax</w:t>
      </w:r>
      <w:proofErr w:type="spellEnd"/>
      <w:r w:rsidRPr="005B7057">
        <w:rPr>
          <w:rFonts w:asciiTheme="majorHAnsi" w:hAnsiTheme="majorHAnsi" w:cstheme="majorHAnsi"/>
          <w:sz w:val="22"/>
          <w:szCs w:val="22"/>
        </w:rPr>
        <w:t>.</w:t>
      </w:r>
    </w:p>
    <w:p w14:paraId="3E4313A1" w14:textId="77777777" w:rsidR="00867BEF" w:rsidRPr="005B7057" w:rsidRDefault="00000000">
      <w:pPr>
        <w:pStyle w:val="BodyText"/>
        <w:rPr>
          <w:rFonts w:asciiTheme="majorHAnsi" w:hAnsiTheme="majorHAnsi" w:cstheme="majorHAnsi"/>
          <w:sz w:val="22"/>
          <w:szCs w:val="22"/>
        </w:rPr>
      </w:pPr>
      <w:r w:rsidRPr="005B7057">
        <w:rPr>
          <w:rFonts w:asciiTheme="majorHAnsi" w:hAnsiTheme="majorHAnsi" w:cstheme="majorHAnsi"/>
          <w:sz w:val="22"/>
          <w:szCs w:val="22"/>
        </w:rPr>
        <w:t xml:space="preserve">Logistic LASSO regression shrunk all coefficients of features, excluding </w:t>
      </w:r>
      <w:proofErr w:type="spellStart"/>
      <w:r w:rsidRPr="005B7057">
        <w:rPr>
          <w:rFonts w:asciiTheme="majorHAnsi" w:hAnsiTheme="majorHAnsi" w:cstheme="majorHAnsi"/>
          <w:sz w:val="22"/>
          <w:szCs w:val="22"/>
        </w:rPr>
        <w:t>SUVmax</w:t>
      </w:r>
      <w:proofErr w:type="spellEnd"/>
      <w:r w:rsidRPr="005B7057">
        <w:rPr>
          <w:rFonts w:asciiTheme="majorHAnsi" w:hAnsiTheme="majorHAnsi" w:cstheme="majorHAnsi"/>
          <w:sz w:val="22"/>
          <w:szCs w:val="22"/>
        </w:rPr>
        <w:t xml:space="preserve"> and SA diameter, from FDG-PET/CT to zero and exhibited relatively poor diagnostic performance (sensitivity 0.70, specificity 0.79), likely due to the sparsity of data available for training. Univariate logistic regression models fit on </w:t>
      </w:r>
      <w:proofErr w:type="spellStart"/>
      <w:r w:rsidRPr="005B7057">
        <w:rPr>
          <w:rFonts w:asciiTheme="majorHAnsi" w:hAnsiTheme="majorHAnsi" w:cstheme="majorHAnsi"/>
          <w:sz w:val="22"/>
          <w:szCs w:val="22"/>
        </w:rPr>
        <w:t>SUVmax</w:t>
      </w:r>
      <w:proofErr w:type="spellEnd"/>
      <w:r w:rsidRPr="005B7057">
        <w:rPr>
          <w:rFonts w:asciiTheme="majorHAnsi" w:hAnsiTheme="majorHAnsi" w:cstheme="majorHAnsi"/>
          <w:sz w:val="22"/>
          <w:szCs w:val="22"/>
        </w:rPr>
        <w:t xml:space="preserve"> (sensitivity 0.67, specificity 0.87, AUC 0.87) and SA diameter (sensitivity 0.74, specificity 0.80, AUC 0.83) from FDG-PET/CT narrowly outperformed LASSO (Figure </w:t>
      </w:r>
      <w:r w:rsidRPr="005503B4">
        <w:rPr>
          <w:rFonts w:asciiTheme="majorHAnsi" w:hAnsiTheme="majorHAnsi" w:cstheme="majorHAnsi"/>
          <w:sz w:val="22"/>
          <w:szCs w:val="22"/>
          <w:rPrChange w:id="422" w:author="Tara Barwick" w:date="2023-08-01T22:28:00Z">
            <w:rPr/>
          </w:rPrChange>
        </w:rPr>
        <w:fldChar w:fldCharType="begin"/>
      </w:r>
      <w:r w:rsidRPr="005B7057">
        <w:rPr>
          <w:rFonts w:asciiTheme="majorHAnsi" w:hAnsiTheme="majorHAnsi" w:cstheme="majorHAnsi"/>
          <w:sz w:val="22"/>
          <w:szCs w:val="22"/>
        </w:rPr>
        <w:instrText>HYPERLINK \l "fig:all_performance" \h</w:instrText>
      </w:r>
      <w:r w:rsidRPr="000E5DB5">
        <w:rPr>
          <w:rFonts w:asciiTheme="majorHAnsi" w:hAnsiTheme="majorHAnsi" w:cstheme="majorHAnsi"/>
          <w:sz w:val="22"/>
          <w:szCs w:val="22"/>
        </w:rPr>
      </w:r>
      <w:r w:rsidRPr="005503B4">
        <w:rPr>
          <w:rFonts w:asciiTheme="majorHAnsi" w:hAnsiTheme="majorHAnsi" w:cstheme="majorHAnsi"/>
          <w:sz w:val="22"/>
          <w:szCs w:val="22"/>
          <w:rPrChange w:id="423" w:author="Tara Barwick" w:date="2023-08-01T22:28:00Z">
            <w:rPr>
              <w:rStyle w:val="Hyperlink"/>
            </w:rPr>
          </w:rPrChange>
        </w:rPr>
        <w:fldChar w:fldCharType="separate"/>
      </w:r>
      <w:r w:rsidRPr="005B7057">
        <w:rPr>
          <w:rStyle w:val="Hyperlink"/>
          <w:rFonts w:asciiTheme="majorHAnsi" w:hAnsiTheme="majorHAnsi" w:cstheme="majorHAnsi"/>
          <w:sz w:val="22"/>
          <w:szCs w:val="22"/>
        </w:rPr>
        <w:t>5</w:t>
      </w:r>
      <w:r w:rsidRPr="005503B4">
        <w:rPr>
          <w:rStyle w:val="Hyperlink"/>
          <w:rFonts w:asciiTheme="majorHAnsi" w:hAnsiTheme="majorHAnsi" w:cstheme="majorHAnsi"/>
          <w:sz w:val="22"/>
          <w:szCs w:val="22"/>
          <w:rPrChange w:id="424" w:author="Tara Barwick" w:date="2023-08-01T22:28:00Z">
            <w:rPr>
              <w:rStyle w:val="Hyperlink"/>
            </w:rPr>
          </w:rPrChange>
        </w:rPr>
        <w:fldChar w:fldCharType="end"/>
      </w:r>
      <w:r w:rsidRPr="005B7057">
        <w:rPr>
          <w:rFonts w:asciiTheme="majorHAnsi" w:hAnsiTheme="majorHAnsi" w:cstheme="majorHAnsi"/>
          <w:sz w:val="22"/>
          <w:szCs w:val="22"/>
        </w:rPr>
        <w:t xml:space="preserve">). The logistic regression model trained on </w:t>
      </w:r>
      <w:proofErr w:type="spellStart"/>
      <w:r w:rsidRPr="005B7057">
        <w:rPr>
          <w:rFonts w:asciiTheme="majorHAnsi" w:hAnsiTheme="majorHAnsi" w:cstheme="majorHAnsi"/>
          <w:sz w:val="22"/>
          <w:szCs w:val="22"/>
        </w:rPr>
        <w:t>SUVmax</w:t>
      </w:r>
      <w:proofErr w:type="spellEnd"/>
      <w:r w:rsidRPr="005B7057">
        <w:rPr>
          <w:rFonts w:asciiTheme="majorHAnsi" w:hAnsiTheme="majorHAnsi" w:cstheme="majorHAnsi"/>
          <w:sz w:val="22"/>
          <w:szCs w:val="22"/>
        </w:rPr>
        <w:t xml:space="preserve"> performed relatively well compared to raw and calculated quantitative measures alone. The predicted probability of malignancy based on </w:t>
      </w:r>
      <w:proofErr w:type="spellStart"/>
      <w:r w:rsidRPr="005B7057">
        <w:rPr>
          <w:rFonts w:asciiTheme="majorHAnsi" w:hAnsiTheme="majorHAnsi" w:cstheme="majorHAnsi"/>
          <w:sz w:val="22"/>
          <w:szCs w:val="22"/>
        </w:rPr>
        <w:t>SUVmax</w:t>
      </w:r>
      <w:proofErr w:type="spellEnd"/>
      <w:r w:rsidRPr="005B7057">
        <w:rPr>
          <w:rFonts w:asciiTheme="majorHAnsi" w:hAnsiTheme="majorHAnsi" w:cstheme="majorHAnsi"/>
          <w:sz w:val="22"/>
          <w:szCs w:val="22"/>
        </w:rPr>
        <w:t xml:space="preserve"> from FDG-PET/CT is shown in Figure </w:t>
      </w:r>
      <w:r w:rsidRPr="005503B4">
        <w:rPr>
          <w:rFonts w:asciiTheme="majorHAnsi" w:hAnsiTheme="majorHAnsi" w:cstheme="majorHAnsi"/>
          <w:sz w:val="22"/>
          <w:szCs w:val="22"/>
          <w:rPrChange w:id="425" w:author="Tara Barwick" w:date="2023-08-01T22:28:00Z">
            <w:rPr/>
          </w:rPrChange>
        </w:rPr>
        <w:fldChar w:fldCharType="begin"/>
      </w:r>
      <w:r w:rsidRPr="005B7057">
        <w:rPr>
          <w:rFonts w:asciiTheme="majorHAnsi" w:hAnsiTheme="majorHAnsi" w:cstheme="majorHAnsi"/>
          <w:sz w:val="22"/>
          <w:szCs w:val="22"/>
        </w:rPr>
        <w:instrText>HYPERLINK \l "fig:lr_model_probability" \h</w:instrText>
      </w:r>
      <w:r w:rsidRPr="000E5DB5">
        <w:rPr>
          <w:rFonts w:asciiTheme="majorHAnsi" w:hAnsiTheme="majorHAnsi" w:cstheme="majorHAnsi"/>
          <w:sz w:val="22"/>
          <w:szCs w:val="22"/>
        </w:rPr>
      </w:r>
      <w:r w:rsidRPr="005503B4">
        <w:rPr>
          <w:rFonts w:asciiTheme="majorHAnsi" w:hAnsiTheme="majorHAnsi" w:cstheme="majorHAnsi"/>
          <w:sz w:val="22"/>
          <w:szCs w:val="22"/>
          <w:rPrChange w:id="426" w:author="Tara Barwick" w:date="2023-08-01T22:28:00Z">
            <w:rPr>
              <w:rStyle w:val="Hyperlink"/>
            </w:rPr>
          </w:rPrChange>
        </w:rPr>
        <w:fldChar w:fldCharType="separate"/>
      </w:r>
      <w:r w:rsidRPr="005B7057">
        <w:rPr>
          <w:rStyle w:val="Hyperlink"/>
          <w:rFonts w:asciiTheme="majorHAnsi" w:hAnsiTheme="majorHAnsi" w:cstheme="majorHAnsi"/>
          <w:sz w:val="22"/>
          <w:szCs w:val="22"/>
        </w:rPr>
        <w:t>7</w:t>
      </w:r>
      <w:r w:rsidRPr="005503B4">
        <w:rPr>
          <w:rStyle w:val="Hyperlink"/>
          <w:rFonts w:asciiTheme="majorHAnsi" w:hAnsiTheme="majorHAnsi" w:cstheme="majorHAnsi"/>
          <w:sz w:val="22"/>
          <w:szCs w:val="22"/>
          <w:rPrChange w:id="427" w:author="Tara Barwick" w:date="2023-08-01T22:28:00Z">
            <w:rPr>
              <w:rStyle w:val="Hyperlink"/>
            </w:rPr>
          </w:rPrChange>
        </w:rPr>
        <w:fldChar w:fldCharType="end"/>
      </w:r>
      <w:r w:rsidRPr="005B7057">
        <w:rPr>
          <w:rFonts w:asciiTheme="majorHAnsi" w:hAnsiTheme="majorHAnsi" w:cstheme="majorHAnsi"/>
          <w:sz w:val="22"/>
          <w:szCs w:val="22"/>
        </w:rPr>
        <w:t>.</w:t>
      </w:r>
    </w:p>
    <w:p w14:paraId="2E54CA07" w14:textId="77777777" w:rsidR="00867BEF" w:rsidRPr="005503B4" w:rsidRDefault="00000000">
      <w:pPr>
        <w:pStyle w:val="CaptionedFigure"/>
        <w:rPr>
          <w:rFonts w:asciiTheme="majorHAnsi" w:hAnsiTheme="majorHAnsi" w:cstheme="majorHAnsi"/>
          <w:sz w:val="22"/>
          <w:szCs w:val="22"/>
          <w:rPrChange w:id="428" w:author="Tara Barwick" w:date="2023-08-01T22:28:00Z">
            <w:rPr/>
          </w:rPrChange>
        </w:rPr>
      </w:pPr>
      <w:r w:rsidRPr="005503B4">
        <w:rPr>
          <w:rFonts w:asciiTheme="majorHAnsi" w:hAnsiTheme="majorHAnsi" w:cstheme="majorHAnsi"/>
          <w:noProof/>
          <w:sz w:val="22"/>
          <w:szCs w:val="22"/>
          <w:rPrChange w:id="429" w:author="Tara Barwick" w:date="2023-08-01T22:28:00Z">
            <w:rPr>
              <w:noProof/>
            </w:rPr>
          </w:rPrChange>
        </w:rPr>
        <w:lastRenderedPageBreak/>
        <w:drawing>
          <wp:inline distT="0" distB="0" distL="0" distR="0" wp14:anchorId="60BA4ACE" wp14:editId="65D4B13A">
            <wp:extent cx="2667000" cy="2667000"/>
            <wp:effectExtent l="0" t="0" r="0" b="0"/>
            <wp:docPr id="52" name="Picture"/>
            <wp:cNvGraphicFramePr/>
            <a:graphic xmlns:a="http://schemas.openxmlformats.org/drawingml/2006/main">
              <a:graphicData uri="http://schemas.openxmlformats.org/drawingml/2006/picture">
                <pic:pic xmlns:pic="http://schemas.openxmlformats.org/drawingml/2006/picture">
                  <pic:nvPicPr>
                    <pic:cNvPr id="53" name="Picture" descr="../figures/lr.model_plt_endo_SUV.png"/>
                    <pic:cNvPicPr>
                      <a:picLocks noChangeAspect="1" noChangeArrowheads="1"/>
                    </pic:cNvPicPr>
                  </pic:nvPicPr>
                  <pic:blipFill>
                    <a:blip r:embed="rId17"/>
                    <a:stretch>
                      <a:fillRect/>
                    </a:stretch>
                  </pic:blipFill>
                  <pic:spPr bwMode="auto">
                    <a:xfrm>
                      <a:off x="0" y="0"/>
                      <a:ext cx="2667000" cy="2667000"/>
                    </a:xfrm>
                    <a:prstGeom prst="rect">
                      <a:avLst/>
                    </a:prstGeom>
                    <a:noFill/>
                    <a:ln w="9525">
                      <a:noFill/>
                      <a:headEnd/>
                      <a:tailEnd/>
                    </a:ln>
                  </pic:spPr>
                </pic:pic>
              </a:graphicData>
            </a:graphic>
          </wp:inline>
        </w:drawing>
      </w:r>
    </w:p>
    <w:p w14:paraId="05D72D69" w14:textId="4F53D042" w:rsidR="00867BEF" w:rsidRPr="005503B4" w:rsidRDefault="00296F28">
      <w:pPr>
        <w:pStyle w:val="ImageCaption"/>
        <w:rPr>
          <w:rFonts w:asciiTheme="majorHAnsi" w:hAnsiTheme="majorHAnsi" w:cstheme="majorHAnsi"/>
          <w:sz w:val="22"/>
          <w:szCs w:val="22"/>
          <w:rPrChange w:id="430" w:author="Tara Barwick" w:date="2023-08-01T22:28:00Z">
            <w:rPr/>
          </w:rPrChange>
        </w:rPr>
      </w:pPr>
      <w:r w:rsidRPr="005503B4">
        <w:rPr>
          <w:rFonts w:asciiTheme="majorHAnsi" w:hAnsiTheme="majorHAnsi" w:cstheme="majorHAnsi"/>
          <w:sz w:val="22"/>
          <w:szCs w:val="22"/>
          <w:rPrChange w:id="431" w:author="Tara Barwick" w:date="2023-08-01T22:28:00Z">
            <w:rPr/>
          </w:rPrChange>
        </w:rPr>
        <w:t xml:space="preserve">Figure 7 - Predicted probability (blue line) of malignancy of lymph nodes from a logistic regression model trained on nodal </w:t>
      </w:r>
      <w:proofErr w:type="spellStart"/>
      <w:r w:rsidRPr="005503B4">
        <w:rPr>
          <w:rFonts w:asciiTheme="majorHAnsi" w:hAnsiTheme="majorHAnsi" w:cstheme="majorHAnsi"/>
          <w:sz w:val="22"/>
          <w:szCs w:val="22"/>
          <w:rPrChange w:id="432" w:author="Tara Barwick" w:date="2023-08-01T22:28:00Z">
            <w:rPr/>
          </w:rPrChange>
        </w:rPr>
        <w:t>SUVmax</w:t>
      </w:r>
      <w:proofErr w:type="spellEnd"/>
      <w:r w:rsidRPr="005503B4">
        <w:rPr>
          <w:rFonts w:asciiTheme="majorHAnsi" w:hAnsiTheme="majorHAnsi" w:cstheme="majorHAnsi"/>
          <w:sz w:val="22"/>
          <w:szCs w:val="22"/>
          <w:rPrChange w:id="433" w:author="Tara Barwick" w:date="2023-08-01T22:28:00Z">
            <w:rPr/>
          </w:rPrChange>
        </w:rPr>
        <w:t xml:space="preserve"> from FDG-PET/CT in endometrial cancer. The red </w:t>
      </w:r>
      <w:proofErr w:type="spellStart"/>
      <w:r w:rsidRPr="005503B4">
        <w:rPr>
          <w:rFonts w:asciiTheme="majorHAnsi" w:hAnsiTheme="majorHAnsi" w:cstheme="majorHAnsi"/>
          <w:sz w:val="22"/>
          <w:szCs w:val="22"/>
          <w:rPrChange w:id="434" w:author="Tara Barwick" w:date="2023-08-01T22:28:00Z">
            <w:rPr/>
          </w:rPrChange>
        </w:rPr>
        <w:t>dashedl</w:t>
      </w:r>
      <w:proofErr w:type="spellEnd"/>
      <w:r w:rsidRPr="005503B4">
        <w:rPr>
          <w:rFonts w:asciiTheme="majorHAnsi" w:hAnsiTheme="majorHAnsi" w:cstheme="majorHAnsi"/>
          <w:sz w:val="22"/>
          <w:szCs w:val="22"/>
          <w:rPrChange w:id="435" w:author="Tara Barwick" w:date="2023-08-01T22:28:00Z">
            <w:rPr/>
          </w:rPrChange>
        </w:rPr>
        <w:t xml:space="preserve"> line represents the optimal SUV cut-off. Points represent the </w:t>
      </w:r>
      <w:proofErr w:type="spellStart"/>
      <w:r w:rsidRPr="005503B4">
        <w:rPr>
          <w:rFonts w:asciiTheme="majorHAnsi" w:hAnsiTheme="majorHAnsi" w:cstheme="majorHAnsi"/>
          <w:sz w:val="22"/>
          <w:szCs w:val="22"/>
          <w:rPrChange w:id="436" w:author="Tara Barwick" w:date="2023-08-01T22:28:00Z">
            <w:rPr/>
          </w:rPrChange>
        </w:rPr>
        <w:t>SUVmax</w:t>
      </w:r>
      <w:proofErr w:type="spellEnd"/>
      <w:r w:rsidRPr="005503B4">
        <w:rPr>
          <w:rFonts w:asciiTheme="majorHAnsi" w:hAnsiTheme="majorHAnsi" w:cstheme="majorHAnsi"/>
          <w:sz w:val="22"/>
          <w:szCs w:val="22"/>
          <w:rPrChange w:id="437" w:author="Tara Barwick" w:date="2023-08-01T22:28:00Z">
            <w:rPr/>
          </w:rPrChange>
        </w:rPr>
        <w:t xml:space="preserve"> of benign (bottom) and malignant (top) lymph nodes the logistic regression model was trained on.</w:t>
      </w:r>
    </w:p>
    <w:p w14:paraId="2AF5D7D5" w14:textId="77777777" w:rsidR="00867BEF" w:rsidRPr="005503B4" w:rsidRDefault="00000000">
      <w:pPr>
        <w:pStyle w:val="Heading2"/>
        <w:rPr>
          <w:rFonts w:cstheme="majorHAnsi"/>
          <w:sz w:val="22"/>
          <w:szCs w:val="22"/>
        </w:rPr>
      </w:pPr>
      <w:bookmarkStart w:id="438" w:name="interobserver-agreement"/>
      <w:bookmarkEnd w:id="408"/>
      <w:r w:rsidRPr="005503B4">
        <w:rPr>
          <w:rFonts w:cstheme="majorHAnsi"/>
          <w:sz w:val="22"/>
          <w:szCs w:val="22"/>
        </w:rPr>
        <w:t>Interobserver agreement</w:t>
      </w:r>
    </w:p>
    <w:p w14:paraId="3465D32E" w14:textId="2FB9B25C" w:rsidR="00867BEF" w:rsidRPr="005503B4" w:rsidRDefault="00000000">
      <w:pPr>
        <w:pStyle w:val="FirstParagraph"/>
        <w:rPr>
          <w:rFonts w:asciiTheme="majorHAnsi" w:hAnsiTheme="majorHAnsi" w:cstheme="majorHAnsi"/>
          <w:sz w:val="22"/>
          <w:szCs w:val="22"/>
          <w:rPrChange w:id="439" w:author="Tara Barwick" w:date="2023-08-01T22:28:00Z">
            <w:rPr/>
          </w:rPrChange>
        </w:rPr>
      </w:pPr>
      <w:r w:rsidRPr="005503B4">
        <w:rPr>
          <w:rFonts w:asciiTheme="majorHAnsi" w:hAnsiTheme="majorHAnsi" w:cstheme="majorHAnsi"/>
          <w:sz w:val="22"/>
          <w:szCs w:val="22"/>
          <w:rPrChange w:id="440" w:author="Tara Barwick" w:date="2023-08-01T22:28:00Z">
            <w:rPr/>
          </w:rPrChange>
        </w:rPr>
        <w:t xml:space="preserve">Intraclass correlation coefficients (ICC) were calculated for each imaging modality. </w:t>
      </w:r>
      <w:proofErr w:type="spellStart"/>
      <w:ins w:id="441" w:author="Tara Barwick" w:date="2023-08-01T21:44:00Z">
        <w:r w:rsidR="004B32C9" w:rsidRPr="005503B4">
          <w:rPr>
            <w:rFonts w:asciiTheme="majorHAnsi" w:hAnsiTheme="majorHAnsi" w:cstheme="majorHAnsi"/>
            <w:sz w:val="22"/>
            <w:szCs w:val="22"/>
            <w:rPrChange w:id="442" w:author="Tara Barwick" w:date="2023-08-01T22:28:00Z">
              <w:rPr/>
            </w:rPrChange>
          </w:rPr>
          <w:t>SUV</w:t>
        </w:r>
        <w:r w:rsidR="004B32C9" w:rsidRPr="005503B4">
          <w:rPr>
            <w:rFonts w:asciiTheme="majorHAnsi" w:hAnsiTheme="majorHAnsi" w:cstheme="majorHAnsi"/>
            <w:sz w:val="22"/>
            <w:szCs w:val="22"/>
            <w:vertAlign w:val="subscript"/>
            <w:rPrChange w:id="443" w:author="Tara Barwick" w:date="2023-08-01T22:28:00Z">
              <w:rPr/>
            </w:rPrChange>
          </w:rPr>
          <w:t>max</w:t>
        </w:r>
        <w:proofErr w:type="spellEnd"/>
        <w:r w:rsidR="004B32C9" w:rsidRPr="005503B4">
          <w:rPr>
            <w:rFonts w:asciiTheme="majorHAnsi" w:hAnsiTheme="majorHAnsi" w:cstheme="majorHAnsi"/>
            <w:sz w:val="22"/>
            <w:szCs w:val="22"/>
            <w:rPrChange w:id="444" w:author="Tara Barwick" w:date="2023-08-01T22:28:00Z">
              <w:rPr/>
            </w:rPrChange>
          </w:rPr>
          <w:t xml:space="preserve"> measure</w:t>
        </w:r>
      </w:ins>
      <w:ins w:id="445" w:author="Tara Barwick" w:date="2023-08-01T21:45:00Z">
        <w:r w:rsidR="004B32C9" w:rsidRPr="005503B4">
          <w:rPr>
            <w:rFonts w:asciiTheme="majorHAnsi" w:hAnsiTheme="majorHAnsi" w:cstheme="majorHAnsi"/>
            <w:sz w:val="22"/>
            <w:szCs w:val="22"/>
            <w:rPrChange w:id="446" w:author="Tara Barwick" w:date="2023-08-01T22:28:00Z">
              <w:rPr/>
            </w:rPrChange>
          </w:rPr>
          <w:t xml:space="preserve">ment on both </w:t>
        </w:r>
      </w:ins>
      <w:r w:rsidRPr="005503B4">
        <w:rPr>
          <w:rFonts w:asciiTheme="majorHAnsi" w:hAnsiTheme="majorHAnsi" w:cstheme="majorHAnsi"/>
          <w:sz w:val="22"/>
          <w:szCs w:val="22"/>
          <w:rPrChange w:id="447" w:author="Tara Barwick" w:date="2023-08-01T22:28:00Z">
            <w:rPr/>
          </w:rPrChange>
        </w:rPr>
        <w:t xml:space="preserve">FDG-PET/CT and FEC-PET/CT had excellent interobserver agreement at 0.999 (95% CI 0.998-0.999) and 0.983 (95% CI 0.963-0.992) respectively. </w:t>
      </w:r>
      <w:ins w:id="448" w:author="Tara Barwick" w:date="2023-08-01T21:45:00Z">
        <w:r w:rsidR="004B32C9" w:rsidRPr="005503B4">
          <w:rPr>
            <w:rFonts w:asciiTheme="majorHAnsi" w:hAnsiTheme="majorHAnsi" w:cstheme="majorHAnsi"/>
            <w:sz w:val="22"/>
            <w:szCs w:val="22"/>
            <w:rPrChange w:id="449" w:author="Tara Barwick" w:date="2023-08-01T22:28:00Z">
              <w:rPr/>
            </w:rPrChange>
          </w:rPr>
          <w:t>However</w:t>
        </w:r>
      </w:ins>
      <w:ins w:id="450" w:author="Tara Barwick" w:date="2023-08-01T21:46:00Z">
        <w:r w:rsidR="004B32C9" w:rsidRPr="005503B4">
          <w:rPr>
            <w:rFonts w:asciiTheme="majorHAnsi" w:hAnsiTheme="majorHAnsi" w:cstheme="majorHAnsi"/>
            <w:sz w:val="22"/>
            <w:szCs w:val="22"/>
            <w:rPrChange w:id="451" w:author="Tara Barwick" w:date="2023-08-01T22:28:00Z">
              <w:rPr/>
            </w:rPrChange>
          </w:rPr>
          <w:t>,</w:t>
        </w:r>
      </w:ins>
      <w:ins w:id="452" w:author="Tara Barwick" w:date="2023-08-01T21:45:00Z">
        <w:r w:rsidR="004B32C9" w:rsidRPr="005503B4">
          <w:rPr>
            <w:rFonts w:asciiTheme="majorHAnsi" w:hAnsiTheme="majorHAnsi" w:cstheme="majorHAnsi"/>
            <w:sz w:val="22"/>
            <w:szCs w:val="22"/>
            <w:rPrChange w:id="453" w:author="Tara Barwick" w:date="2023-08-01T22:28:00Z">
              <w:rPr/>
            </w:rPrChange>
          </w:rPr>
          <w:t xml:space="preserve"> ADC mean measurement on </w:t>
        </w:r>
      </w:ins>
      <w:r w:rsidRPr="005503B4">
        <w:rPr>
          <w:rFonts w:asciiTheme="majorHAnsi" w:hAnsiTheme="majorHAnsi" w:cstheme="majorHAnsi"/>
          <w:sz w:val="22"/>
          <w:szCs w:val="22"/>
          <w:rPrChange w:id="454" w:author="Tara Barwick" w:date="2023-08-01T22:28:00Z">
            <w:rPr/>
          </w:rPrChange>
        </w:rPr>
        <w:t xml:space="preserve">DW-MRI had poor interobserver agreement at 0.549 (95% CI 0.345-0.702). </w:t>
      </w:r>
      <w:proofErr w:type="spellStart"/>
      <w:ins w:id="455" w:author="Tara Barwick" w:date="2023-08-01T21:46:00Z">
        <w:r w:rsidR="004B32C9" w:rsidRPr="005503B4">
          <w:rPr>
            <w:rFonts w:asciiTheme="majorHAnsi" w:hAnsiTheme="majorHAnsi" w:cstheme="majorHAnsi"/>
            <w:sz w:val="22"/>
            <w:szCs w:val="22"/>
            <w:rPrChange w:id="456" w:author="Tara Barwick" w:date="2023-08-01T22:28:00Z">
              <w:rPr/>
            </w:rPrChange>
          </w:rPr>
          <w:t>SU</w:t>
        </w:r>
      </w:ins>
      <w:ins w:id="457" w:author="Tara Barwick" w:date="2023-08-01T21:47:00Z">
        <w:r w:rsidR="004B32C9" w:rsidRPr="005503B4">
          <w:rPr>
            <w:rFonts w:asciiTheme="majorHAnsi" w:hAnsiTheme="majorHAnsi" w:cstheme="majorHAnsi"/>
            <w:sz w:val="22"/>
            <w:szCs w:val="22"/>
            <w:rPrChange w:id="458" w:author="Tara Barwick" w:date="2023-08-01T22:28:00Z">
              <w:rPr/>
            </w:rPrChange>
          </w:rPr>
          <w:t>V</w:t>
        </w:r>
        <w:r w:rsidR="004B32C9" w:rsidRPr="005503B4">
          <w:rPr>
            <w:rFonts w:asciiTheme="majorHAnsi" w:hAnsiTheme="majorHAnsi" w:cstheme="majorHAnsi"/>
            <w:sz w:val="22"/>
            <w:szCs w:val="22"/>
            <w:vertAlign w:val="subscript"/>
            <w:rPrChange w:id="459" w:author="Tara Barwick" w:date="2023-08-01T22:28:00Z">
              <w:rPr/>
            </w:rPrChange>
          </w:rPr>
          <w:t>max</w:t>
        </w:r>
        <w:proofErr w:type="spellEnd"/>
        <w:r w:rsidR="004B32C9" w:rsidRPr="005503B4">
          <w:rPr>
            <w:rFonts w:asciiTheme="majorHAnsi" w:hAnsiTheme="majorHAnsi" w:cstheme="majorHAnsi"/>
            <w:sz w:val="22"/>
            <w:szCs w:val="22"/>
            <w:rPrChange w:id="460" w:author="Tara Barwick" w:date="2023-08-01T22:28:00Z">
              <w:rPr/>
            </w:rPrChange>
          </w:rPr>
          <w:t xml:space="preserve"> is not dependent on the size of the region of interest whilst </w:t>
        </w:r>
        <w:proofErr w:type="spellStart"/>
        <w:r w:rsidR="004B32C9" w:rsidRPr="005503B4">
          <w:rPr>
            <w:rFonts w:asciiTheme="majorHAnsi" w:hAnsiTheme="majorHAnsi" w:cstheme="majorHAnsi"/>
            <w:sz w:val="22"/>
            <w:szCs w:val="22"/>
            <w:rPrChange w:id="461" w:author="Tara Barwick" w:date="2023-08-01T22:28:00Z">
              <w:rPr/>
            </w:rPrChange>
          </w:rPr>
          <w:t>ADC</w:t>
        </w:r>
        <w:r w:rsidR="004B32C9" w:rsidRPr="005503B4">
          <w:rPr>
            <w:rFonts w:asciiTheme="majorHAnsi" w:hAnsiTheme="majorHAnsi" w:cstheme="majorHAnsi"/>
            <w:sz w:val="22"/>
            <w:szCs w:val="22"/>
            <w:vertAlign w:val="subscript"/>
            <w:rPrChange w:id="462" w:author="Tara Barwick" w:date="2023-08-01T22:28:00Z">
              <w:rPr/>
            </w:rPrChange>
          </w:rPr>
          <w:t>mean</w:t>
        </w:r>
        <w:proofErr w:type="spellEnd"/>
        <w:r w:rsidR="004B32C9" w:rsidRPr="005503B4">
          <w:rPr>
            <w:rFonts w:asciiTheme="majorHAnsi" w:hAnsiTheme="majorHAnsi" w:cstheme="majorHAnsi"/>
            <w:sz w:val="22"/>
            <w:szCs w:val="22"/>
            <w:rPrChange w:id="463" w:author="Tara Barwick" w:date="2023-08-01T22:28:00Z">
              <w:rPr/>
            </w:rPrChange>
          </w:rPr>
          <w:t xml:space="preserve"> is. </w:t>
        </w:r>
      </w:ins>
      <w:r w:rsidRPr="005503B4">
        <w:rPr>
          <w:rFonts w:asciiTheme="majorHAnsi" w:hAnsiTheme="majorHAnsi" w:cstheme="majorHAnsi"/>
          <w:sz w:val="22"/>
          <w:szCs w:val="22"/>
          <w:rPrChange w:id="464" w:author="Tara Barwick" w:date="2023-08-01T22:28:00Z">
            <w:rPr/>
          </w:rPrChange>
        </w:rPr>
        <w:t xml:space="preserve">Interestingly, the interobserver agreement between </w:t>
      </w:r>
      <w:proofErr w:type="spellStart"/>
      <w:r w:rsidRPr="005503B4">
        <w:rPr>
          <w:rFonts w:asciiTheme="majorHAnsi" w:hAnsiTheme="majorHAnsi" w:cstheme="majorHAnsi"/>
          <w:sz w:val="22"/>
          <w:szCs w:val="22"/>
          <w:rPrChange w:id="465" w:author="Tara Barwick" w:date="2023-08-01T22:28:00Z">
            <w:rPr/>
          </w:rPrChange>
        </w:rPr>
        <w:t>ADCmean</w:t>
      </w:r>
      <w:proofErr w:type="spellEnd"/>
      <w:r w:rsidRPr="005503B4">
        <w:rPr>
          <w:rFonts w:asciiTheme="majorHAnsi" w:hAnsiTheme="majorHAnsi" w:cstheme="majorHAnsi"/>
          <w:sz w:val="22"/>
          <w:szCs w:val="22"/>
          <w:rPrChange w:id="466" w:author="Tara Barwick" w:date="2023-08-01T22:28:00Z">
            <w:rPr/>
          </w:rPrChange>
        </w:rPr>
        <w:t xml:space="preserve"> measurements of the primary </w:t>
      </w:r>
      <w:proofErr w:type="spellStart"/>
      <w:r w:rsidRPr="005503B4">
        <w:rPr>
          <w:rFonts w:asciiTheme="majorHAnsi" w:hAnsiTheme="majorHAnsi" w:cstheme="majorHAnsi"/>
          <w:sz w:val="22"/>
          <w:szCs w:val="22"/>
          <w:rPrChange w:id="467" w:author="Tara Barwick" w:date="2023-08-01T22:28:00Z">
            <w:rPr/>
          </w:rPrChange>
        </w:rPr>
        <w:t>tumour</w:t>
      </w:r>
      <w:proofErr w:type="spellEnd"/>
      <w:r w:rsidRPr="005503B4">
        <w:rPr>
          <w:rFonts w:asciiTheme="majorHAnsi" w:hAnsiTheme="majorHAnsi" w:cstheme="majorHAnsi"/>
          <w:sz w:val="22"/>
          <w:szCs w:val="22"/>
          <w:rPrChange w:id="468" w:author="Tara Barwick" w:date="2023-08-01T22:28:00Z">
            <w:rPr/>
          </w:rPrChange>
        </w:rPr>
        <w:t xml:space="preserve"> on DW-MRI was higher with an ICC of 0.797 (95% CI 0.546-0.916)</w:t>
      </w:r>
      <w:ins w:id="469" w:author="Tara Barwick" w:date="2023-08-01T21:45:00Z">
        <w:r w:rsidR="004B32C9" w:rsidRPr="005503B4">
          <w:rPr>
            <w:rFonts w:asciiTheme="majorHAnsi" w:hAnsiTheme="majorHAnsi" w:cstheme="majorHAnsi"/>
            <w:sz w:val="22"/>
            <w:szCs w:val="22"/>
            <w:rPrChange w:id="470" w:author="Tara Barwick" w:date="2023-08-01T22:28:00Z">
              <w:rPr/>
            </w:rPrChange>
          </w:rPr>
          <w:t xml:space="preserve">, likely reflecting the larger size </w:t>
        </w:r>
      </w:ins>
      <w:ins w:id="471" w:author="Tara Barwick" w:date="2023-08-01T21:46:00Z">
        <w:r w:rsidR="004B32C9" w:rsidRPr="005503B4">
          <w:rPr>
            <w:rFonts w:asciiTheme="majorHAnsi" w:hAnsiTheme="majorHAnsi" w:cstheme="majorHAnsi"/>
            <w:sz w:val="22"/>
            <w:szCs w:val="22"/>
            <w:rPrChange w:id="472" w:author="Tara Barwick" w:date="2023-08-01T22:28:00Z">
              <w:rPr/>
            </w:rPrChange>
          </w:rPr>
          <w:t xml:space="preserve">of the primary </w:t>
        </w:r>
        <w:proofErr w:type="spellStart"/>
        <w:r w:rsidR="004B32C9" w:rsidRPr="005503B4">
          <w:rPr>
            <w:rFonts w:asciiTheme="majorHAnsi" w:hAnsiTheme="majorHAnsi" w:cstheme="majorHAnsi"/>
            <w:sz w:val="22"/>
            <w:szCs w:val="22"/>
            <w:rPrChange w:id="473" w:author="Tara Barwick" w:date="2023-08-01T22:28:00Z">
              <w:rPr/>
            </w:rPrChange>
          </w:rPr>
          <w:t>tumour</w:t>
        </w:r>
        <w:proofErr w:type="spellEnd"/>
        <w:r w:rsidR="004B32C9" w:rsidRPr="005503B4">
          <w:rPr>
            <w:rFonts w:asciiTheme="majorHAnsi" w:hAnsiTheme="majorHAnsi" w:cstheme="majorHAnsi"/>
            <w:sz w:val="22"/>
            <w:szCs w:val="22"/>
            <w:rPrChange w:id="474" w:author="Tara Barwick" w:date="2023-08-01T22:28:00Z">
              <w:rPr/>
            </w:rPrChange>
          </w:rPr>
          <w:t xml:space="preserve"> compared to nodes. In addition</w:t>
        </w:r>
      </w:ins>
      <w:ins w:id="475" w:author="Tara Barwick" w:date="2023-08-01T22:17:00Z">
        <w:r w:rsidR="000E1AAB" w:rsidRPr="005503B4">
          <w:rPr>
            <w:rFonts w:asciiTheme="majorHAnsi" w:hAnsiTheme="majorHAnsi" w:cstheme="majorHAnsi"/>
            <w:sz w:val="22"/>
            <w:szCs w:val="22"/>
            <w:rPrChange w:id="476" w:author="Tara Barwick" w:date="2023-08-01T22:28:00Z">
              <w:rPr/>
            </w:rPrChange>
          </w:rPr>
          <w:t>,</w:t>
        </w:r>
      </w:ins>
      <w:ins w:id="477" w:author="Tara Barwick" w:date="2023-08-01T21:46:00Z">
        <w:r w:rsidR="004B32C9" w:rsidRPr="005503B4">
          <w:rPr>
            <w:rFonts w:asciiTheme="majorHAnsi" w:hAnsiTheme="majorHAnsi" w:cstheme="majorHAnsi"/>
            <w:sz w:val="22"/>
            <w:szCs w:val="22"/>
            <w:rPrChange w:id="478" w:author="Tara Barwick" w:date="2023-08-01T22:28:00Z">
              <w:rPr/>
            </w:rPrChange>
          </w:rPr>
          <w:t xml:space="preserve"> for nodes it is possible that observers may select different nodes in the same region</w:t>
        </w:r>
      </w:ins>
      <w:del w:id="479" w:author="Tara Barwick" w:date="2023-08-01T21:45:00Z">
        <w:r w:rsidRPr="005503B4" w:rsidDel="004B32C9">
          <w:rPr>
            <w:rFonts w:asciiTheme="majorHAnsi" w:hAnsiTheme="majorHAnsi" w:cstheme="majorHAnsi"/>
            <w:sz w:val="22"/>
            <w:szCs w:val="22"/>
            <w:rPrChange w:id="480" w:author="Tara Barwick" w:date="2023-08-01T22:28:00Z">
              <w:rPr/>
            </w:rPrChange>
          </w:rPr>
          <w:delText>.</w:delText>
        </w:r>
      </w:del>
    </w:p>
    <w:p w14:paraId="41636C85" w14:textId="77777777" w:rsidR="00867BEF" w:rsidRPr="005503B4" w:rsidRDefault="00000000">
      <w:pPr>
        <w:pStyle w:val="BodyText"/>
        <w:rPr>
          <w:rFonts w:asciiTheme="majorHAnsi" w:hAnsiTheme="majorHAnsi" w:cstheme="majorHAnsi"/>
          <w:sz w:val="22"/>
          <w:szCs w:val="22"/>
          <w:rPrChange w:id="481" w:author="Tara Barwick" w:date="2023-08-01T22:28:00Z">
            <w:rPr/>
          </w:rPrChange>
        </w:rPr>
      </w:pPr>
      <w:r w:rsidRPr="005503B4">
        <w:rPr>
          <w:rFonts w:asciiTheme="majorHAnsi" w:hAnsiTheme="majorHAnsi" w:cstheme="majorHAnsi"/>
          <w:sz w:val="22"/>
          <w:szCs w:val="22"/>
          <w:rPrChange w:id="482" w:author="Tara Barwick" w:date="2023-08-01T22:28:00Z">
            <w:rPr/>
          </w:rPrChange>
        </w:rPr>
        <w:t>Readers were more likely to take a measurement in metastatic regions. For all imaging modalities, the frequency of both readers providing a measurement in metastatic regions was higher than the frequency of both readers providing a measurement in benign regions (FDG-PET/CT: 90% vs 67%; FEC-PET/CT: 83% vs 57%; DW-MRI: 70% vs 31%).</w:t>
      </w:r>
    </w:p>
    <w:p w14:paraId="1E46F7DF" w14:textId="77777777" w:rsidR="00867BEF" w:rsidRPr="005503B4" w:rsidRDefault="00000000">
      <w:pPr>
        <w:pStyle w:val="Heading1"/>
        <w:rPr>
          <w:rFonts w:cstheme="majorHAnsi"/>
          <w:sz w:val="22"/>
          <w:szCs w:val="22"/>
        </w:rPr>
      </w:pPr>
      <w:bookmarkStart w:id="483" w:name="discussion"/>
      <w:bookmarkEnd w:id="279"/>
      <w:bookmarkEnd w:id="438"/>
      <w:r w:rsidRPr="005503B4">
        <w:rPr>
          <w:rFonts w:cstheme="majorHAnsi"/>
          <w:sz w:val="22"/>
          <w:szCs w:val="22"/>
        </w:rPr>
        <w:t>Discussion</w:t>
      </w:r>
    </w:p>
    <w:p w14:paraId="239FD96A" w14:textId="77777777" w:rsidR="00867BEF" w:rsidRDefault="00000000">
      <w:pPr>
        <w:pStyle w:val="Heading2"/>
        <w:rPr>
          <w:rFonts w:cstheme="majorHAnsi"/>
          <w:sz w:val="22"/>
          <w:szCs w:val="22"/>
        </w:rPr>
      </w:pPr>
      <w:bookmarkStart w:id="484" w:name="starts-here"/>
      <w:r w:rsidRPr="005503B4">
        <w:rPr>
          <w:rFonts w:cstheme="majorHAnsi"/>
          <w:sz w:val="22"/>
          <w:szCs w:val="22"/>
        </w:rPr>
        <w:t>Starts here!</w:t>
      </w:r>
      <w:bookmarkEnd w:id="483"/>
      <w:bookmarkEnd w:id="484"/>
    </w:p>
    <w:p w14:paraId="51BFBECB" w14:textId="77777777" w:rsidR="00363E19" w:rsidRDefault="00363E19" w:rsidP="00363E19">
      <w:pPr>
        <w:pStyle w:val="BodyText"/>
      </w:pPr>
    </w:p>
    <w:p w14:paraId="52B6AB48" w14:textId="133C876E" w:rsidR="00363E19" w:rsidRDefault="00363E19" w:rsidP="00363E19">
      <w:pPr>
        <w:pStyle w:val="BodyText"/>
      </w:pPr>
      <w:r>
        <w:t>Nodal status in cervical cancers patients on FDG PET/CT stratifies patient recurrence and is more predictive of outcome than traditional prognostic factors including FIGO stage (</w:t>
      </w:r>
      <w:commentRangeStart w:id="485"/>
      <w:r>
        <w:t>Ref Kidd EA et al JCO 2010</w:t>
      </w:r>
      <w:commentRangeEnd w:id="485"/>
      <w:r>
        <w:rPr>
          <w:rStyle w:val="CommentReference"/>
        </w:rPr>
        <w:commentReference w:id="485"/>
      </w:r>
      <w:r>
        <w:t>).</w:t>
      </w:r>
    </w:p>
    <w:p w14:paraId="68F6B3A0" w14:textId="0028C544" w:rsidR="00363E19" w:rsidRDefault="00363E19" w:rsidP="00363E19">
      <w:pPr>
        <w:pStyle w:val="BodyText"/>
        <w:rPr>
          <w:ins w:id="486" w:author="Tara Barwick" w:date="2023-08-04T14:17:00Z"/>
        </w:rPr>
      </w:pPr>
      <w:r>
        <w:lastRenderedPageBreak/>
        <w:t xml:space="preserve">Quantitative measures of primary </w:t>
      </w:r>
      <w:proofErr w:type="spellStart"/>
      <w:r>
        <w:t>tumour</w:t>
      </w:r>
      <w:proofErr w:type="spellEnd"/>
      <w:r>
        <w:t xml:space="preserve"> to nodal SUV max ratio</w:t>
      </w:r>
      <w:del w:id="487" w:author="Tara Barwick" w:date="2023-08-04T12:41:00Z">
        <w:r w:rsidDel="00E34465">
          <w:delText>n</w:delText>
        </w:r>
      </w:del>
      <w:r>
        <w:t xml:space="preserve"> (T/LN SUV max ratio) have been shown to predict the presence of nodal metastases in </w:t>
      </w:r>
      <w:proofErr w:type="spellStart"/>
      <w:r>
        <w:t>non small</w:t>
      </w:r>
      <w:proofErr w:type="spellEnd"/>
      <w:r>
        <w:t xml:space="preserve"> cell lung cancer patients (Ref </w:t>
      </w:r>
      <w:commentRangeStart w:id="488"/>
      <w:proofErr w:type="spellStart"/>
      <w:r w:rsidR="00C64725">
        <w:t>Koksai</w:t>
      </w:r>
      <w:proofErr w:type="spellEnd"/>
      <w:r w:rsidR="00C64725">
        <w:t xml:space="preserve"> D et al J </w:t>
      </w:r>
      <w:proofErr w:type="spellStart"/>
      <w:r w:rsidR="00C64725">
        <w:t>Cardiothor</w:t>
      </w:r>
      <w:proofErr w:type="spellEnd"/>
      <w:r w:rsidR="00C64725">
        <w:t xml:space="preserve"> Surg 2013</w:t>
      </w:r>
      <w:commentRangeEnd w:id="488"/>
      <w:r w:rsidR="00C64725">
        <w:rPr>
          <w:rStyle w:val="CommentReference"/>
        </w:rPr>
        <w:commentReference w:id="488"/>
      </w:r>
      <w:r w:rsidR="00C64725">
        <w:t>).</w:t>
      </w:r>
    </w:p>
    <w:p w14:paraId="429F6BC0" w14:textId="77777777" w:rsidR="009E139A" w:rsidRDefault="009E139A" w:rsidP="00363E19">
      <w:pPr>
        <w:pStyle w:val="BodyText"/>
        <w:rPr>
          <w:ins w:id="489" w:author="Tara Barwick" w:date="2023-08-04T14:17:00Z"/>
        </w:rPr>
      </w:pPr>
    </w:p>
    <w:p w14:paraId="79D709DC" w14:textId="77777777" w:rsidR="00B8501A" w:rsidRDefault="00B8501A" w:rsidP="00363E19">
      <w:pPr>
        <w:pStyle w:val="BodyText"/>
        <w:rPr>
          <w:ins w:id="490" w:author="Tara Barwick" w:date="2023-08-04T14:22:00Z"/>
        </w:rPr>
      </w:pPr>
      <w:ins w:id="491" w:author="Tara Barwick" w:date="2023-08-04T14:22:00Z">
        <w:r>
          <w:t xml:space="preserve">Our results show that combining </w:t>
        </w:r>
        <w:proofErr w:type="spellStart"/>
        <w:r>
          <w:t>quantitive</w:t>
        </w:r>
        <w:proofErr w:type="spellEnd"/>
        <w:r>
          <w:t xml:space="preserve"> data from both modalities is useful.</w:t>
        </w:r>
      </w:ins>
    </w:p>
    <w:p w14:paraId="7788AC77" w14:textId="77777777" w:rsidR="00DB23F1" w:rsidRDefault="00DB23F1" w:rsidP="00363E19">
      <w:pPr>
        <w:pStyle w:val="BodyText"/>
        <w:rPr>
          <w:ins w:id="492" w:author="Tara Barwick" w:date="2023-08-04T14:43:00Z"/>
        </w:rPr>
      </w:pPr>
      <w:ins w:id="493" w:author="Tara Barwick" w:date="2023-08-04T14:43:00Z">
        <w:r>
          <w:t>SUV max data</w:t>
        </w:r>
      </w:ins>
    </w:p>
    <w:p w14:paraId="197E00C8" w14:textId="77777777" w:rsidR="00DB23F1" w:rsidRDefault="00DB23F1" w:rsidP="00363E19">
      <w:pPr>
        <w:pStyle w:val="BodyText"/>
        <w:rPr>
          <w:ins w:id="494" w:author="Tara Barwick" w:date="2023-08-04T14:43:00Z"/>
        </w:rPr>
      </w:pPr>
      <w:ins w:id="495" w:author="Tara Barwick" w:date="2023-08-04T14:43:00Z">
        <w:r>
          <w:t>ADC mean data</w:t>
        </w:r>
      </w:ins>
    </w:p>
    <w:p w14:paraId="3B7EE70B" w14:textId="0572E9E0" w:rsidR="00DB23F1" w:rsidRDefault="00B65F04" w:rsidP="00363E19">
      <w:pPr>
        <w:pStyle w:val="BodyText"/>
        <w:rPr>
          <w:ins w:id="496" w:author="Tara Barwick" w:date="2023-08-04T14:43:00Z"/>
        </w:rPr>
      </w:pPr>
      <w:ins w:id="497" w:author="Tara Barwick" w:date="2023-08-04T14:53:00Z">
        <w:r>
          <w:t>Can deci</w:t>
        </w:r>
      </w:ins>
      <w:ins w:id="498" w:author="Tara Barwick" w:date="2023-08-04T14:54:00Z">
        <w:r>
          <w:t>de if we discuss ADC cut-off but we are not quoting one (</w:t>
        </w:r>
      </w:ins>
      <w:commentRangeStart w:id="499"/>
      <w:ins w:id="500" w:author="Tara Barwick" w:date="2023-08-04T15:03:00Z">
        <w:r w:rsidR="00EE7662">
          <w:t>Ref</w:t>
        </w:r>
        <w:commentRangeEnd w:id="499"/>
        <w:r w:rsidR="00EE7662">
          <w:rPr>
            <w:rStyle w:val="CommentReference"/>
          </w:rPr>
          <w:commentReference w:id="499"/>
        </w:r>
      </w:ins>
      <w:ins w:id="501" w:author="Tara Barwick" w:date="2023-08-04T15:04:00Z">
        <w:r w:rsidR="00EE7662">
          <w:t xml:space="preserve"> or ? any more recent </w:t>
        </w:r>
        <w:proofErr w:type="spellStart"/>
        <w:r w:rsidR="00EE7662">
          <w:t>han</w:t>
        </w:r>
        <w:proofErr w:type="spellEnd"/>
        <w:r w:rsidR="00EE7662">
          <w:t xml:space="preserve"> these</w:t>
        </w:r>
      </w:ins>
      <w:ins w:id="502" w:author="Tara Barwick" w:date="2023-08-04T15:03:00Z">
        <w:r w:rsidR="00EE7662">
          <w:t xml:space="preserve">) </w:t>
        </w:r>
      </w:ins>
      <w:ins w:id="503" w:author="Tara Barwick" w:date="2023-08-04T14:54:00Z">
        <w:r>
          <w:t xml:space="preserve"> </w:t>
        </w:r>
      </w:ins>
    </w:p>
    <w:p w14:paraId="7558A221" w14:textId="05B99467" w:rsidR="00B8501A" w:rsidRDefault="00B8501A" w:rsidP="00363E19">
      <w:pPr>
        <w:pStyle w:val="BodyText"/>
        <w:rPr>
          <w:ins w:id="504" w:author="Tara Barwick" w:date="2023-08-04T14:23:00Z"/>
        </w:rPr>
      </w:pPr>
      <w:ins w:id="505" w:author="Tara Barwick" w:date="2023-08-04T14:22:00Z">
        <w:r>
          <w:t xml:space="preserve">Mention </w:t>
        </w:r>
      </w:ins>
      <w:ins w:id="506" w:author="Tara Barwick" w:date="2023-08-04T14:23:00Z">
        <w:r>
          <w:t>STAR data.</w:t>
        </w:r>
      </w:ins>
    </w:p>
    <w:p w14:paraId="1B59CF04" w14:textId="5D50AF21" w:rsidR="009E139A" w:rsidRDefault="00DB23F1" w:rsidP="00363E19">
      <w:pPr>
        <w:pStyle w:val="BodyText"/>
        <w:rPr>
          <w:ins w:id="507" w:author="Tara Barwick" w:date="2023-08-04T15:04:00Z"/>
        </w:rPr>
      </w:pPr>
      <w:ins w:id="508" w:author="Tara Barwick" w:date="2023-08-04T14:39:00Z">
        <w:r>
          <w:t xml:space="preserve">A meta-analysis </w:t>
        </w:r>
      </w:ins>
      <w:ins w:id="509" w:author="Tara Barwick" w:date="2023-08-04T14:40:00Z">
        <w:r>
          <w:t>of CT, FDG PET/CT and DW-MRI for the detection of nodal metastases in cervical cancer reported FDG PET/CT has the highest spe</w:t>
        </w:r>
      </w:ins>
      <w:ins w:id="510" w:author="Tara Barwick" w:date="2023-08-04T14:41:00Z">
        <w:r>
          <w:t>cificity and DW-MRI the highest sensitivity (</w:t>
        </w:r>
        <w:commentRangeStart w:id="511"/>
        <w:r>
          <w:t>Ref</w:t>
        </w:r>
      </w:ins>
      <w:commentRangeEnd w:id="511"/>
      <w:ins w:id="512" w:author="Tara Barwick" w:date="2023-08-04T14:42:00Z">
        <w:r>
          <w:rPr>
            <w:rStyle w:val="CommentReference"/>
          </w:rPr>
          <w:commentReference w:id="511"/>
        </w:r>
      </w:ins>
      <w:ins w:id="513" w:author="Tara Barwick" w:date="2023-08-04T14:41:00Z">
        <w:r>
          <w:t xml:space="preserve">). </w:t>
        </w:r>
      </w:ins>
      <w:ins w:id="514" w:author="Tara Barwick" w:date="2023-08-04T14:23:00Z">
        <w:r w:rsidR="00B8501A">
          <w:t>This can be explained as i</w:t>
        </w:r>
      </w:ins>
      <w:ins w:id="515" w:author="Tara Barwick" w:date="2023-08-04T14:19:00Z">
        <w:r w:rsidR="00B8501A">
          <w:t>n general</w:t>
        </w:r>
      </w:ins>
      <w:ins w:id="516" w:author="Tara Barwick" w:date="2023-08-04T14:28:00Z">
        <w:r w:rsidR="00B8501A">
          <w:t xml:space="preserve">, </w:t>
        </w:r>
      </w:ins>
      <w:ins w:id="517" w:author="Tara Barwick" w:date="2023-08-04T14:18:00Z">
        <w:r w:rsidR="009E139A">
          <w:t xml:space="preserve"> FDG PET/CT </w:t>
        </w:r>
      </w:ins>
      <w:ins w:id="518" w:author="Tara Barwick" w:date="2023-08-04T14:20:00Z">
        <w:r w:rsidR="00B8501A">
          <w:t xml:space="preserve">for nodal disease </w:t>
        </w:r>
      </w:ins>
      <w:ins w:id="519" w:author="Tara Barwick" w:date="2023-08-04T14:19:00Z">
        <w:r w:rsidR="00B8501A">
          <w:t xml:space="preserve">high specificity </w:t>
        </w:r>
      </w:ins>
      <w:ins w:id="520" w:author="Tara Barwick" w:date="2023-08-04T14:18:00Z">
        <w:r w:rsidR="009E139A">
          <w:t xml:space="preserve">but limited sensitivity especially in early stage disease in whom there is a low prevalence of nodal involvement </w:t>
        </w:r>
      </w:ins>
      <w:ins w:id="521" w:author="Tara Barwick" w:date="2023-08-04T14:19:00Z">
        <w:r w:rsidR="009E139A">
          <w:t>and if present small volume and potential</w:t>
        </w:r>
      </w:ins>
      <w:ins w:id="522" w:author="Tara Barwick" w:date="2023-08-04T14:20:00Z">
        <w:r w:rsidR="00B8501A">
          <w:t>l</w:t>
        </w:r>
      </w:ins>
      <w:ins w:id="523" w:author="Tara Barwick" w:date="2023-08-04T14:19:00Z">
        <w:r w:rsidR="009E139A">
          <w:t>y  below PET re</w:t>
        </w:r>
      </w:ins>
      <w:ins w:id="524" w:author="Tara Barwick" w:date="2023-08-04T14:23:00Z">
        <w:r w:rsidR="00B8501A">
          <w:t>s</w:t>
        </w:r>
      </w:ins>
      <w:ins w:id="525" w:author="Tara Barwick" w:date="2023-08-04T14:19:00Z">
        <w:r w:rsidR="009E139A">
          <w:t>olution</w:t>
        </w:r>
      </w:ins>
      <w:ins w:id="526" w:author="Tara Barwick" w:date="2023-08-04T14:20:00Z">
        <w:r w:rsidR="00B8501A">
          <w:t>. Whe</w:t>
        </w:r>
      </w:ins>
      <w:ins w:id="527" w:author="Tara Barwick" w:date="2023-08-04T14:23:00Z">
        <w:r w:rsidR="00B8501A">
          <w:t>re</w:t>
        </w:r>
      </w:ins>
      <w:ins w:id="528" w:author="Tara Barwick" w:date="2023-08-04T14:20:00Z">
        <w:r w:rsidR="00B8501A">
          <w:t xml:space="preserve">as, DW-MRI has high sensitivity but lower specificity as </w:t>
        </w:r>
      </w:ins>
      <w:ins w:id="529" w:author="Tara Barwick" w:date="2023-08-04T14:21:00Z">
        <w:r w:rsidR="00B8501A">
          <w:t xml:space="preserve">lymph nodes are generally hypercellular structures and will have high signal on DWI (low ADC) </w:t>
        </w:r>
      </w:ins>
      <w:ins w:id="530" w:author="Tara Barwick" w:date="2023-08-04T14:24:00Z">
        <w:r w:rsidR="00B8501A">
          <w:t>regardless of whether they are beni</w:t>
        </w:r>
      </w:ins>
      <w:ins w:id="531" w:author="Tara Barwick" w:date="2023-08-04T14:42:00Z">
        <w:r>
          <w:t>gn</w:t>
        </w:r>
      </w:ins>
      <w:ins w:id="532" w:author="Tara Barwick" w:date="2023-08-04T14:24:00Z">
        <w:r w:rsidR="00B8501A">
          <w:t xml:space="preserve"> or malignant </w:t>
        </w:r>
      </w:ins>
      <w:ins w:id="533" w:author="Tara Barwick" w:date="2023-08-04T14:42:00Z">
        <w:r>
          <w:t>.</w:t>
        </w:r>
      </w:ins>
      <w:ins w:id="534" w:author="Tara Barwick" w:date="2023-08-04T14:17:00Z">
        <w:r w:rsidR="009E139A">
          <w:t xml:space="preserve"> </w:t>
        </w:r>
      </w:ins>
    </w:p>
    <w:p w14:paraId="41804175" w14:textId="77777777" w:rsidR="00EE7662" w:rsidRDefault="00EE7662" w:rsidP="00363E19">
      <w:pPr>
        <w:pStyle w:val="BodyText"/>
        <w:rPr>
          <w:ins w:id="535" w:author="Tara Barwick" w:date="2023-08-04T15:04:00Z"/>
        </w:rPr>
      </w:pPr>
    </w:p>
    <w:p w14:paraId="31D629F4" w14:textId="47DF4C5B" w:rsidR="00EE7662" w:rsidRDefault="00EE7662" w:rsidP="00363E19">
      <w:pPr>
        <w:pStyle w:val="BodyText"/>
        <w:rPr>
          <w:ins w:id="536" w:author="Tara Barwick" w:date="2023-08-04T15:08:00Z"/>
        </w:rPr>
      </w:pPr>
      <w:ins w:id="537" w:author="Tara Barwick" w:date="2023-08-04T15:04:00Z">
        <w:r>
          <w:t xml:space="preserve">Any other </w:t>
        </w:r>
        <w:commentRangeStart w:id="538"/>
        <w:r>
          <w:t>studies</w:t>
        </w:r>
      </w:ins>
      <w:commentRangeEnd w:id="538"/>
      <w:ins w:id="539" w:author="Tara Barwick" w:date="2023-08-04T15:17:00Z">
        <w:r w:rsidR="00F51A27">
          <w:rPr>
            <w:rStyle w:val="CommentReference"/>
          </w:rPr>
          <w:commentReference w:id="538"/>
        </w:r>
      </w:ins>
      <w:ins w:id="540" w:author="Tara Barwick" w:date="2023-08-04T15:04:00Z">
        <w:r>
          <w:t xml:space="preserve"> looked at SUV max to </w:t>
        </w:r>
      </w:ins>
      <w:proofErr w:type="spellStart"/>
      <w:ins w:id="541" w:author="Tara Barwick" w:date="2023-08-04T15:05:00Z">
        <w:r>
          <w:t>ADCmean</w:t>
        </w:r>
        <w:proofErr w:type="spellEnd"/>
        <w:r>
          <w:t xml:space="preserve"> nodes in cervical/ </w:t>
        </w:r>
        <w:proofErr w:type="spellStart"/>
        <w:r>
          <w:t>enod</w:t>
        </w:r>
        <w:proofErr w:type="spellEnd"/>
        <w:r>
          <w:t xml:space="preserve"> cancer or other cancers???</w:t>
        </w:r>
      </w:ins>
    </w:p>
    <w:p w14:paraId="63637AD2" w14:textId="0C1609F5" w:rsidR="00EE7662" w:rsidRDefault="00EE7662" w:rsidP="00EE7662">
      <w:pPr>
        <w:spacing w:before="100" w:beforeAutospacing="1" w:after="100" w:afterAutospacing="1"/>
        <w:rPr>
          <w:ins w:id="542" w:author="Tara Barwick" w:date="2023-08-04T15:20:00Z"/>
          <w:rFonts w:ascii="Times New Roman" w:eastAsia="Times New Roman" w:hAnsi="Times New Roman" w:cs="Times New Roman"/>
          <w:lang w:val="en-GB" w:eastAsia="en-GB"/>
        </w:rPr>
      </w:pPr>
      <w:ins w:id="543" w:author="Tara Barwick" w:date="2023-08-04T15:08:00Z">
        <w:r>
          <w:t xml:space="preserve">Found this but PSMA in prostate cancer </w:t>
        </w:r>
        <w:r w:rsidRPr="00EE7662">
          <w:rPr>
            <w:rFonts w:ascii="Times New Roman" w:eastAsia="Times New Roman" w:hAnsi="Times New Roman" w:cs="Times New Roman"/>
            <w:lang w:val="en-GB" w:eastAsia="en-GB"/>
          </w:rPr>
          <w:t xml:space="preserve">PMID: </w:t>
        </w:r>
        <w:r w:rsidRPr="00EE7662">
          <w:rPr>
            <w:rFonts w:ascii="Times New Roman" w:eastAsia="Times New Roman" w:hAnsi="Times New Roman" w:cs="Times New Roman"/>
            <w:b/>
            <w:bCs/>
            <w:lang w:val="en-GB" w:eastAsia="en-GB"/>
          </w:rPr>
          <w:t>31507143</w:t>
        </w:r>
        <w:r w:rsidRPr="00EE7662">
          <w:rPr>
            <w:rFonts w:ascii="Times New Roman" w:eastAsia="Times New Roman" w:hAnsi="Times New Roman" w:cs="Times New Roman"/>
            <w:lang w:val="en-GB" w:eastAsia="en-GB"/>
          </w:rPr>
          <w:t xml:space="preserve"> PMCID: </w:t>
        </w:r>
        <w:r w:rsidRPr="00EE7662">
          <w:rPr>
            <w:rFonts w:ascii="Times New Roman" w:eastAsia="Times New Roman" w:hAnsi="Times New Roman" w:cs="Times New Roman"/>
            <w:lang w:val="en-GB" w:eastAsia="en-GB"/>
          </w:rPr>
          <w:fldChar w:fldCharType="begin"/>
        </w:r>
        <w:r w:rsidRPr="00EE7662">
          <w:rPr>
            <w:rFonts w:ascii="Times New Roman" w:eastAsia="Times New Roman" w:hAnsi="Times New Roman" w:cs="Times New Roman"/>
            <w:lang w:val="en-GB" w:eastAsia="en-GB"/>
          </w:rPr>
          <w:instrText>HYPERLINK "http://www.ncbi.nlm.nih.gov/pmc/articles/pmc6746007/" \t "_blank"</w:instrText>
        </w:r>
        <w:r w:rsidRPr="00EE7662">
          <w:rPr>
            <w:rFonts w:ascii="Times New Roman" w:eastAsia="Times New Roman" w:hAnsi="Times New Roman" w:cs="Times New Roman"/>
            <w:lang w:val="en-GB" w:eastAsia="en-GB"/>
          </w:rPr>
        </w:r>
        <w:r w:rsidRPr="00EE7662">
          <w:rPr>
            <w:rFonts w:ascii="Times New Roman" w:eastAsia="Times New Roman" w:hAnsi="Times New Roman" w:cs="Times New Roman"/>
            <w:lang w:val="en-GB" w:eastAsia="en-GB"/>
          </w:rPr>
          <w:fldChar w:fldCharType="separate"/>
        </w:r>
        <w:r w:rsidRPr="00EE7662">
          <w:rPr>
            <w:rFonts w:ascii="Times New Roman" w:eastAsia="Times New Roman" w:hAnsi="Times New Roman" w:cs="Times New Roman"/>
            <w:color w:val="0000FF"/>
            <w:u w:val="single"/>
            <w:lang w:val="en-GB" w:eastAsia="en-GB"/>
          </w:rPr>
          <w:t xml:space="preserve">PMC6746007 </w:t>
        </w:r>
        <w:r w:rsidRPr="00EE7662">
          <w:rPr>
            <w:rFonts w:ascii="Times New Roman" w:eastAsia="Times New Roman" w:hAnsi="Times New Roman" w:cs="Times New Roman"/>
            <w:lang w:val="en-GB" w:eastAsia="en-GB"/>
          </w:rPr>
          <w:fldChar w:fldCharType="end"/>
        </w:r>
        <w:r w:rsidRPr="00EE7662">
          <w:rPr>
            <w:rFonts w:ascii="Times New Roman" w:eastAsia="Times New Roman" w:hAnsi="Times New Roman" w:cs="Times New Roman"/>
            <w:lang w:val="en-GB" w:eastAsia="en-GB"/>
          </w:rPr>
          <w:t xml:space="preserve">DOI: </w:t>
        </w:r>
        <w:r w:rsidRPr="00EE7662">
          <w:rPr>
            <w:rFonts w:ascii="Times New Roman" w:eastAsia="Times New Roman" w:hAnsi="Times New Roman" w:cs="Times New Roman"/>
            <w:lang w:val="en-GB" w:eastAsia="en-GB"/>
          </w:rPr>
          <w:fldChar w:fldCharType="begin"/>
        </w:r>
        <w:r w:rsidRPr="00EE7662">
          <w:rPr>
            <w:rFonts w:ascii="Times New Roman" w:eastAsia="Times New Roman" w:hAnsi="Times New Roman" w:cs="Times New Roman"/>
            <w:lang w:val="en-GB" w:eastAsia="en-GB"/>
          </w:rPr>
          <w:instrText>HYPERLINK "https://doi.org/10.4274/mirt.galenos.2019.63825" \t "_blank"</w:instrText>
        </w:r>
        <w:r w:rsidRPr="00EE7662">
          <w:rPr>
            <w:rFonts w:ascii="Times New Roman" w:eastAsia="Times New Roman" w:hAnsi="Times New Roman" w:cs="Times New Roman"/>
            <w:lang w:val="en-GB" w:eastAsia="en-GB"/>
          </w:rPr>
        </w:r>
        <w:r w:rsidRPr="00EE7662">
          <w:rPr>
            <w:rFonts w:ascii="Times New Roman" w:eastAsia="Times New Roman" w:hAnsi="Times New Roman" w:cs="Times New Roman"/>
            <w:lang w:val="en-GB" w:eastAsia="en-GB"/>
          </w:rPr>
          <w:fldChar w:fldCharType="separate"/>
        </w:r>
        <w:r w:rsidRPr="00EE7662">
          <w:rPr>
            <w:rFonts w:ascii="Times New Roman" w:eastAsia="Times New Roman" w:hAnsi="Times New Roman" w:cs="Times New Roman"/>
            <w:color w:val="0000FF"/>
            <w:u w:val="single"/>
            <w:lang w:val="en-GB" w:eastAsia="en-GB"/>
          </w:rPr>
          <w:t xml:space="preserve">10.4274/mirt.galenos.2019.63825 </w:t>
        </w:r>
        <w:r w:rsidRPr="00EE7662">
          <w:rPr>
            <w:rFonts w:ascii="Times New Roman" w:eastAsia="Times New Roman" w:hAnsi="Times New Roman" w:cs="Times New Roman"/>
            <w:lang w:val="en-GB" w:eastAsia="en-GB"/>
          </w:rPr>
          <w:fldChar w:fldCharType="end"/>
        </w:r>
      </w:ins>
    </w:p>
    <w:p w14:paraId="0BFDDFB7" w14:textId="77777777" w:rsidR="009A5FBC" w:rsidRDefault="009A5FBC" w:rsidP="00EE7662">
      <w:pPr>
        <w:spacing w:before="100" w:beforeAutospacing="1" w:after="100" w:afterAutospacing="1"/>
        <w:rPr>
          <w:ins w:id="544" w:author="Tara Barwick" w:date="2023-08-04T15:20:00Z"/>
          <w:rFonts w:ascii="Times New Roman" w:eastAsia="Times New Roman" w:hAnsi="Times New Roman" w:cs="Times New Roman"/>
          <w:lang w:val="en-GB" w:eastAsia="en-GB"/>
        </w:rPr>
      </w:pPr>
    </w:p>
    <w:p w14:paraId="2CF1695A" w14:textId="77777777" w:rsidR="009A5FBC" w:rsidRDefault="009A5FBC" w:rsidP="00EE7662">
      <w:pPr>
        <w:spacing w:before="100" w:beforeAutospacing="1" w:after="100" w:afterAutospacing="1"/>
        <w:rPr>
          <w:ins w:id="545" w:author="Tara Barwick" w:date="2023-08-04T15:20:00Z"/>
          <w:rFonts w:ascii="Times New Roman" w:eastAsia="Times New Roman" w:hAnsi="Times New Roman" w:cs="Times New Roman"/>
          <w:lang w:val="en-GB" w:eastAsia="en-GB"/>
        </w:rPr>
      </w:pPr>
    </w:p>
    <w:p w14:paraId="3D16E988" w14:textId="4A242E0C" w:rsidR="009A5FBC" w:rsidRPr="00EE7662" w:rsidRDefault="009A5FBC" w:rsidP="00EE7662">
      <w:pPr>
        <w:spacing w:before="100" w:beforeAutospacing="1" w:after="100" w:afterAutospacing="1"/>
        <w:rPr>
          <w:ins w:id="546" w:author="Tara Barwick" w:date="2023-08-04T15:08:00Z"/>
          <w:rFonts w:ascii="Times New Roman" w:eastAsia="Times New Roman" w:hAnsi="Times New Roman" w:cs="Times New Roman"/>
          <w:lang w:val="en-GB" w:eastAsia="en-GB"/>
        </w:rPr>
        <w:pPrChange w:id="547" w:author="Tara Barwick" w:date="2023-08-04T15:08:00Z">
          <w:pPr>
            <w:numPr>
              <w:numId w:val="3"/>
            </w:numPr>
            <w:tabs>
              <w:tab w:val="num" w:pos="720"/>
            </w:tabs>
            <w:spacing w:before="100" w:beforeAutospacing="1" w:after="100" w:afterAutospacing="1"/>
            <w:ind w:left="720" w:hanging="360"/>
          </w:pPr>
        </w:pPrChange>
      </w:pPr>
      <w:ins w:id="548" w:author="Tara Barwick" w:date="2023-08-04T15:20:00Z">
        <w:r>
          <w:rPr>
            <w:rFonts w:ascii="Times New Roman" w:eastAsia="Times New Roman" w:hAnsi="Times New Roman" w:cs="Times New Roman"/>
            <w:lang w:val="en-GB" w:eastAsia="en-GB"/>
          </w:rPr>
          <w:t xml:space="preserve">Limitations_ regional – SUV and ADC </w:t>
        </w:r>
        <w:proofErr w:type="spellStart"/>
        <w:r>
          <w:rPr>
            <w:rFonts w:ascii="Times New Roman" w:eastAsia="Times New Roman" w:hAnsi="Times New Roman" w:cs="Times New Roman"/>
            <w:lang w:val="en-GB" w:eastAsia="en-GB"/>
          </w:rPr>
          <w:t>analayis</w:t>
        </w:r>
        <w:proofErr w:type="spellEnd"/>
        <w:r>
          <w:rPr>
            <w:rFonts w:ascii="Times New Roman" w:eastAsia="Times New Roman" w:hAnsi="Times New Roman" w:cs="Times New Roman"/>
            <w:lang w:val="en-GB" w:eastAsia="en-GB"/>
          </w:rPr>
          <w:t xml:space="preserve"> may not be from same node. Simultaneous PET/Mr scanners…</w:t>
        </w:r>
      </w:ins>
    </w:p>
    <w:p w14:paraId="239EBFC0" w14:textId="7A6BA7CC" w:rsidR="00EE7662" w:rsidRPr="00363E19" w:rsidRDefault="00EE7662" w:rsidP="00363E19">
      <w:pPr>
        <w:pStyle w:val="BodyText"/>
        <w:rPr>
          <w:ins w:id="549" w:author="Tara Barwick" w:date="2023-08-01T22:19:00Z"/>
        </w:rPr>
      </w:pPr>
    </w:p>
    <w:p w14:paraId="40E22237" w14:textId="77777777" w:rsidR="00753897" w:rsidRPr="005503B4" w:rsidRDefault="00753897" w:rsidP="00753897">
      <w:pPr>
        <w:pStyle w:val="BodyText"/>
        <w:rPr>
          <w:ins w:id="550" w:author="Tara Barwick" w:date="2023-08-01T22:19:00Z"/>
          <w:rFonts w:asciiTheme="majorHAnsi" w:hAnsiTheme="majorHAnsi" w:cstheme="majorHAnsi"/>
          <w:sz w:val="22"/>
          <w:szCs w:val="22"/>
          <w:rPrChange w:id="551" w:author="Tara Barwick" w:date="2023-08-01T22:28:00Z">
            <w:rPr>
              <w:ins w:id="552" w:author="Tara Barwick" w:date="2023-08-01T22:19:00Z"/>
            </w:rPr>
          </w:rPrChange>
        </w:rPr>
      </w:pPr>
    </w:p>
    <w:p w14:paraId="73091606" w14:textId="77777777" w:rsidR="00753897" w:rsidRPr="005503B4" w:rsidRDefault="00753897">
      <w:pPr>
        <w:pStyle w:val="BodyText"/>
        <w:rPr>
          <w:rFonts w:cstheme="majorHAnsi"/>
          <w:sz w:val="22"/>
          <w:szCs w:val="22"/>
          <w:rPrChange w:id="553" w:author="Tara Barwick" w:date="2023-08-01T22:28:00Z">
            <w:rPr/>
          </w:rPrChange>
        </w:rPr>
        <w:pPrChange w:id="554" w:author="Tara Barwick" w:date="2023-08-01T22:19:00Z">
          <w:pPr>
            <w:pStyle w:val="Heading2"/>
          </w:pPr>
        </w:pPrChange>
      </w:pPr>
    </w:p>
    <w:sectPr w:rsidR="00753897" w:rsidRPr="005503B4">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Tara Barwick" w:date="2023-08-01T10:17:00Z" w:initials="TB">
    <w:p w14:paraId="666B887C" w14:textId="77777777" w:rsidR="003D1910" w:rsidRDefault="003D1910">
      <w:pPr>
        <w:pStyle w:val="CommentText"/>
      </w:pPr>
      <w:r>
        <w:rPr>
          <w:rStyle w:val="CommentReference"/>
        </w:rPr>
        <w:annotationRef/>
      </w:r>
      <w:r>
        <w:rPr>
          <w:lang w:val="en-GB"/>
        </w:rPr>
        <w:t>EJNMMI</w:t>
      </w:r>
    </w:p>
    <w:p w14:paraId="465FE592" w14:textId="77777777" w:rsidR="003D1910" w:rsidRDefault="003D1910">
      <w:pPr>
        <w:pStyle w:val="CommentText"/>
      </w:pPr>
      <w:r>
        <w:rPr>
          <w:lang w:val="en-GB"/>
        </w:rPr>
        <w:t xml:space="preserve">Title Page </w:t>
      </w:r>
    </w:p>
    <w:p w14:paraId="67F6FAC9" w14:textId="77777777" w:rsidR="003D1910" w:rsidRDefault="003D1910">
      <w:pPr>
        <w:pStyle w:val="CommentText"/>
      </w:pPr>
      <w:r>
        <w:rPr>
          <w:lang w:val="en-GB"/>
        </w:rPr>
        <w:t>Authors TBC with Andrea</w:t>
      </w:r>
    </w:p>
    <w:p w14:paraId="08FFEEAE" w14:textId="77777777" w:rsidR="003D1910" w:rsidRDefault="003D1910">
      <w:pPr>
        <w:pStyle w:val="CommentText"/>
      </w:pPr>
    </w:p>
    <w:p w14:paraId="5D742DC6" w14:textId="77777777" w:rsidR="003D1910" w:rsidRDefault="003D1910">
      <w:pPr>
        <w:pStyle w:val="CommentText"/>
      </w:pPr>
      <w:r>
        <w:rPr>
          <w:lang w:val="en-GB"/>
        </w:rPr>
        <w:t xml:space="preserve">The title should be concise and informative. </w:t>
      </w:r>
    </w:p>
    <w:p w14:paraId="4D0CF758" w14:textId="77777777" w:rsidR="003D1910" w:rsidRDefault="003D1910">
      <w:pPr>
        <w:pStyle w:val="CommentText"/>
      </w:pPr>
      <w:r>
        <w:rPr>
          <w:b/>
          <w:bCs/>
          <w:lang w:val="en-GB"/>
        </w:rPr>
        <w:t>Author information</w:t>
      </w:r>
    </w:p>
    <w:p w14:paraId="0579D2D3" w14:textId="77777777" w:rsidR="003D1910" w:rsidRDefault="003D1910">
      <w:pPr>
        <w:pStyle w:val="CommentText"/>
        <w:numPr>
          <w:ilvl w:val="0"/>
          <w:numId w:val="2"/>
        </w:numPr>
      </w:pPr>
      <w:r>
        <w:rPr>
          <w:lang w:val="en-GB"/>
        </w:rPr>
        <w:t>The name(s) of the author(s)</w:t>
      </w:r>
    </w:p>
    <w:p w14:paraId="2D9992B0" w14:textId="77777777" w:rsidR="003D1910" w:rsidRDefault="003D1910">
      <w:pPr>
        <w:pStyle w:val="CommentText"/>
        <w:numPr>
          <w:ilvl w:val="0"/>
          <w:numId w:val="2"/>
        </w:numPr>
      </w:pPr>
      <w:r>
        <w:rPr>
          <w:lang w:val="en-GB"/>
        </w:rPr>
        <w:t>The affiliation(s) of the author(s), i.e. institution, (department), city, (state), country</w:t>
      </w:r>
    </w:p>
    <w:p w14:paraId="779D3FF4" w14:textId="77777777" w:rsidR="003D1910" w:rsidRDefault="003D1910">
      <w:pPr>
        <w:pStyle w:val="CommentText"/>
        <w:numPr>
          <w:ilvl w:val="0"/>
          <w:numId w:val="2"/>
        </w:numPr>
      </w:pPr>
      <w:r>
        <w:rPr>
          <w:lang w:val="en-GB"/>
        </w:rPr>
        <w:t>A clear indication and an active e-mail address of the corresponding author</w:t>
      </w:r>
    </w:p>
    <w:p w14:paraId="4825BFC9" w14:textId="77777777" w:rsidR="003D1910" w:rsidRDefault="003D1910" w:rsidP="009B758E">
      <w:pPr>
        <w:pStyle w:val="CommentText"/>
        <w:numPr>
          <w:ilvl w:val="0"/>
          <w:numId w:val="2"/>
        </w:numPr>
        <w:ind w:left="360"/>
      </w:pPr>
      <w:r>
        <w:rPr>
          <w:lang w:val="en-GB"/>
        </w:rPr>
        <w:t xml:space="preserve">If available, the 16-digit </w:t>
      </w:r>
      <w:hyperlink r:id="rId1" w:history="1">
        <w:r w:rsidRPr="009B758E">
          <w:rPr>
            <w:rStyle w:val="Hyperlink"/>
            <w:lang w:val="en-GB"/>
          </w:rPr>
          <w:t>ORCID</w:t>
        </w:r>
      </w:hyperlink>
      <w:r>
        <w:rPr>
          <w:lang w:val="en-GB"/>
        </w:rPr>
        <w:t xml:space="preserve"> of the author(s)</w:t>
      </w:r>
    </w:p>
  </w:comment>
  <w:comment w:id="61" w:author="Tara Barwick" w:date="2023-08-04T10:35:00Z" w:initials="TB">
    <w:p w14:paraId="770D4E7A" w14:textId="77777777" w:rsidR="00A801DA" w:rsidRDefault="00A801DA" w:rsidP="00F26574">
      <w:pPr>
        <w:pStyle w:val="CommentText"/>
      </w:pPr>
      <w:r>
        <w:rPr>
          <w:rStyle w:val="CommentReference"/>
        </w:rPr>
        <w:annotationRef/>
      </w:r>
      <w:r>
        <w:rPr>
          <w:lang w:val="en-GB"/>
        </w:rPr>
        <w:t>I think we need to steamline this but we can do so once discussion forms etc</w:t>
      </w:r>
    </w:p>
  </w:comment>
  <w:comment w:id="71" w:author="Tara Barwick" w:date="2023-08-04T10:29:00Z" w:initials="TB">
    <w:p w14:paraId="281C7476" w14:textId="2BDD698C" w:rsidR="00A801DA" w:rsidRDefault="00A801DA" w:rsidP="00752DB6">
      <w:pPr>
        <w:pStyle w:val="CommentText"/>
      </w:pPr>
      <w:r>
        <w:rPr>
          <w:rStyle w:val="CommentReference"/>
        </w:rPr>
        <w:annotationRef/>
      </w:r>
      <w:r>
        <w:rPr>
          <w:lang w:val="en-GB"/>
        </w:rPr>
        <w:t>ref</w:t>
      </w:r>
    </w:p>
  </w:comment>
  <w:comment w:id="72" w:author="Tara Barwick" w:date="2023-08-04T10:29:00Z" w:initials="TB">
    <w:p w14:paraId="207EC117" w14:textId="77777777" w:rsidR="00A801DA" w:rsidRDefault="00A801DA" w:rsidP="00660862">
      <w:pPr>
        <w:pStyle w:val="CommentText"/>
      </w:pPr>
      <w:r>
        <w:rPr>
          <w:rStyle w:val="CommentReference"/>
        </w:rPr>
        <w:annotationRef/>
      </w:r>
      <w:r>
        <w:rPr>
          <w:lang w:val="en-GB"/>
        </w:rPr>
        <w:t>ref</w:t>
      </w:r>
    </w:p>
  </w:comment>
  <w:comment w:id="70" w:author="Tara Barwick" w:date="2023-08-04T13:09:00Z" w:initials="TB">
    <w:p w14:paraId="13E947BE" w14:textId="77777777" w:rsidR="00FC6858" w:rsidRDefault="00FC6858" w:rsidP="00D76696">
      <w:pPr>
        <w:pStyle w:val="CommentText"/>
      </w:pPr>
      <w:r>
        <w:rPr>
          <w:rStyle w:val="CommentReference"/>
        </w:rPr>
        <w:annotationRef/>
      </w:r>
      <w:r>
        <w:rPr>
          <w:lang w:val="en-GB"/>
        </w:rPr>
        <w:t>May not include depending on word count</w:t>
      </w:r>
    </w:p>
  </w:comment>
  <w:comment w:id="113" w:author="Tara Barwick" w:date="2023-08-04T14:05:00Z" w:initials="TB">
    <w:p w14:paraId="33873D41" w14:textId="77777777" w:rsidR="009E139A" w:rsidRDefault="00BA7E0D">
      <w:pPr>
        <w:pStyle w:val="CommentText"/>
      </w:pPr>
      <w:r>
        <w:rPr>
          <w:rStyle w:val="CommentReference"/>
        </w:rPr>
        <w:annotationRef/>
      </w:r>
      <w:r w:rsidR="009E139A">
        <w:rPr>
          <w:lang w:val="en-GB"/>
        </w:rPr>
        <w:t>Ref uk pet/ct guidleins- the website</w:t>
      </w:r>
    </w:p>
    <w:p w14:paraId="6645C6E5" w14:textId="77777777" w:rsidR="009E139A" w:rsidRDefault="009E139A">
      <w:pPr>
        <w:pStyle w:val="CommentText"/>
      </w:pPr>
      <w:hyperlink r:id="rId2" w:history="1">
        <w:r w:rsidRPr="00BA40B7">
          <w:rPr>
            <w:rStyle w:val="Hyperlink"/>
            <w:lang w:val="en-GB"/>
          </w:rPr>
          <w:t>https://www.rcr.ac.uk/publication/evidence-based-indications-use-pet-ct-united-kingdom-2022</w:t>
        </w:r>
      </w:hyperlink>
    </w:p>
    <w:p w14:paraId="1DEC28B1" w14:textId="77777777" w:rsidR="009E139A" w:rsidRDefault="009E139A">
      <w:pPr>
        <w:pStyle w:val="CommentText"/>
      </w:pPr>
    </w:p>
    <w:p w14:paraId="07E1DE8D" w14:textId="77777777" w:rsidR="009E139A" w:rsidRDefault="009E139A">
      <w:pPr>
        <w:pStyle w:val="CommentText"/>
      </w:pPr>
      <w:r>
        <w:t>Reed N, Balega J, Barwick T, Buckley L, Burton K, Eminowicz G, et al. British</w:t>
      </w:r>
    </w:p>
    <w:p w14:paraId="7F238F4D" w14:textId="77777777" w:rsidR="009E139A" w:rsidRDefault="009E139A">
      <w:pPr>
        <w:pStyle w:val="CommentText"/>
      </w:pPr>
      <w:r>
        <w:t>743 Gynecological Cancer Society (BGCS) cervical cancer guidelines: recommenda-</w:t>
      </w:r>
    </w:p>
    <w:p w14:paraId="0799B489" w14:textId="77777777" w:rsidR="009E139A" w:rsidRDefault="009E139A" w:rsidP="00BA40B7">
      <w:pPr>
        <w:pStyle w:val="CommentText"/>
      </w:pPr>
      <w:r>
        <w:t>744 tions for practice. Eur J Obstet Gynecol Reprod Biol 2021;256:433–65</w:t>
      </w:r>
    </w:p>
  </w:comment>
  <w:comment w:id="135" w:author="Tara Barwick" w:date="2023-08-04T14:35:00Z" w:initials="TB">
    <w:p w14:paraId="50AFE9F3" w14:textId="77777777" w:rsidR="006F7CF2" w:rsidRDefault="006F7CF2">
      <w:pPr>
        <w:pStyle w:val="CommentText"/>
      </w:pPr>
      <w:r>
        <w:rPr>
          <w:rStyle w:val="CommentReference"/>
        </w:rPr>
        <w:annotationRef/>
      </w:r>
      <w:r>
        <w:t>Adam JA, van Diepen PR, Mom CH, Stoker J, van Eck-Smit BLF, Bipat S. [18F]FDG-PET or PET/CT in</w:t>
      </w:r>
    </w:p>
    <w:p w14:paraId="07AEF02A" w14:textId="77777777" w:rsidR="006F7CF2" w:rsidRDefault="006F7CF2">
      <w:pPr>
        <w:pStyle w:val="CommentText"/>
      </w:pPr>
      <w:r>
        <w:t>the evaluation of pelvic and para-aortic lymph nodes in patients with locally advanced cervical cancer:</w:t>
      </w:r>
    </w:p>
    <w:p w14:paraId="5D40296A" w14:textId="77777777" w:rsidR="006F7CF2" w:rsidRDefault="006F7CF2">
      <w:pPr>
        <w:pStyle w:val="CommentText"/>
      </w:pPr>
      <w:r>
        <w:t>A systematic review of the literature. Gynecol Oncol 2020; 159: 588–596.</w:t>
      </w:r>
    </w:p>
    <w:p w14:paraId="01819D28" w14:textId="77777777" w:rsidR="006F7CF2" w:rsidRDefault="006F7CF2">
      <w:pPr>
        <w:pStyle w:val="CommentText"/>
      </w:pPr>
      <w:r>
        <w:t>AND</w:t>
      </w:r>
    </w:p>
    <w:p w14:paraId="6476AC3F" w14:textId="77777777" w:rsidR="006F7CF2" w:rsidRDefault="006F7CF2">
      <w:pPr>
        <w:pStyle w:val="CommentText"/>
      </w:pPr>
    </w:p>
    <w:p w14:paraId="37BAC6E1" w14:textId="77777777" w:rsidR="006F7CF2" w:rsidRDefault="006F7CF2">
      <w:pPr>
        <w:pStyle w:val="CommentText"/>
      </w:pPr>
      <w:r>
        <w:t>Garau LM, Niccoli-Asabella A, Ferrari C, Sardaro A, Pisani A, Rubini G. The role of 18F-FDG PET/CT</w:t>
      </w:r>
    </w:p>
    <w:p w14:paraId="136C6A73" w14:textId="77777777" w:rsidR="006F7CF2" w:rsidRDefault="006F7CF2">
      <w:pPr>
        <w:pStyle w:val="CommentText"/>
      </w:pPr>
      <w:r>
        <w:t>in endometrial adenocarcinoma: a review of the literature and recent advances. Clin Transl Imaging</w:t>
      </w:r>
    </w:p>
    <w:p w14:paraId="71B97AE0" w14:textId="77777777" w:rsidR="006F7CF2" w:rsidRDefault="006F7CF2" w:rsidP="007C3A8F">
      <w:pPr>
        <w:pStyle w:val="CommentText"/>
      </w:pPr>
      <w:r>
        <w:t>2020; 8: 357–364</w:t>
      </w:r>
    </w:p>
  </w:comment>
  <w:comment w:id="148" w:author="Tara Barwick" w:date="2023-08-04T10:45:00Z" w:initials="TB">
    <w:p w14:paraId="1C71662A" w14:textId="77777777" w:rsidR="00F107CD" w:rsidRDefault="00F107CD" w:rsidP="0053049B">
      <w:pPr>
        <w:pStyle w:val="CommentText"/>
      </w:pPr>
      <w:r>
        <w:rPr>
          <w:rStyle w:val="CommentReference"/>
        </w:rPr>
        <w:annotationRef/>
      </w:r>
      <w:r>
        <w:rPr>
          <w:lang w:val="en-GB"/>
        </w:rPr>
        <w:t>Split this into cervix and endo and ref</w:t>
      </w:r>
    </w:p>
  </w:comment>
  <w:comment w:id="173" w:author="Tara Barwick" w:date="2023-08-04T10:57:00Z" w:initials="TB">
    <w:p w14:paraId="66015507" w14:textId="77777777" w:rsidR="00F73299" w:rsidRDefault="00F73299" w:rsidP="00F20258">
      <w:pPr>
        <w:pStyle w:val="CommentText"/>
      </w:pPr>
      <w:r>
        <w:rPr>
          <w:rStyle w:val="CommentReference"/>
        </w:rPr>
        <w:annotationRef/>
      </w:r>
      <w:r>
        <w:rPr>
          <w:lang w:val="en-GB"/>
        </w:rPr>
        <w:t>Refs in cervical or enod or both?</w:t>
      </w:r>
    </w:p>
  </w:comment>
  <w:comment w:id="177" w:author="Tara Barwick" w:date="2023-08-04T13:32:00Z" w:initials="TB">
    <w:p w14:paraId="2E937B70" w14:textId="77777777" w:rsidR="009A5FBC" w:rsidRDefault="00113855">
      <w:pPr>
        <w:pStyle w:val="CommentText"/>
      </w:pPr>
      <w:r>
        <w:rPr>
          <w:rStyle w:val="CommentReference"/>
        </w:rPr>
        <w:annotationRef/>
      </w:r>
    </w:p>
    <w:p w14:paraId="6AF34011" w14:textId="77777777" w:rsidR="009A5FBC" w:rsidRDefault="009A5FBC">
      <w:pPr>
        <w:pStyle w:val="CommentText"/>
      </w:pPr>
      <w:r>
        <w:t>Shen G, Zhou H, Jia Z, Deng H. Diagnostic performance of diffusion-weighted</w:t>
      </w:r>
    </w:p>
    <w:p w14:paraId="10EDB7DA" w14:textId="77777777" w:rsidR="009A5FBC" w:rsidRDefault="009A5FBC">
      <w:pPr>
        <w:pStyle w:val="CommentText"/>
      </w:pPr>
      <w:r>
        <w:t>746 MRI for detection of pelvic metastatic lymph nodes in patients with cervical</w:t>
      </w:r>
    </w:p>
    <w:p w14:paraId="0AB2DA6D" w14:textId="77777777" w:rsidR="009A5FBC" w:rsidRDefault="009A5FBC">
      <w:pPr>
        <w:pStyle w:val="CommentText"/>
      </w:pPr>
      <w:r>
        <w:t>747 cancer: a systematic review and meta-analysis. Br J Radiol 2015;88:20150063.</w:t>
      </w:r>
    </w:p>
    <w:p w14:paraId="0A722BDE" w14:textId="77777777" w:rsidR="009A5FBC" w:rsidRDefault="009A5FBC">
      <w:pPr>
        <w:pStyle w:val="CommentText"/>
      </w:pPr>
      <w:r>
        <w:t>AND</w:t>
      </w:r>
    </w:p>
    <w:p w14:paraId="590993D3" w14:textId="77777777" w:rsidR="009A5FBC" w:rsidRDefault="009A5FBC">
      <w:pPr>
        <w:pStyle w:val="CommentText"/>
      </w:pPr>
      <w:r>
        <w:t>He XQ, Wei LN (2016) Diagnostic value of lymph node metastasis by</w:t>
      </w:r>
    </w:p>
    <w:p w14:paraId="5F78FDFC" w14:textId="77777777" w:rsidR="009A5FBC" w:rsidRDefault="009A5FBC">
      <w:pPr>
        <w:pStyle w:val="CommentText"/>
      </w:pPr>
      <w:r>
        <w:t>diffusion-weighted magnetic resonance imaging in cervical cancer. J</w:t>
      </w:r>
    </w:p>
    <w:p w14:paraId="4F14B555" w14:textId="77777777" w:rsidR="009A5FBC" w:rsidRDefault="009A5FBC" w:rsidP="00F465EF">
      <w:pPr>
        <w:pStyle w:val="CommentText"/>
      </w:pPr>
      <w:r>
        <w:t>Cancer Res Ther 12(1):77–83. https:// doi. org/ 10. 4103/ 0973- 1482. 148726</w:t>
      </w:r>
    </w:p>
  </w:comment>
  <w:comment w:id="184" w:author="Tara Barwick" w:date="2023-08-04T15:10:00Z" w:initials="TB">
    <w:p w14:paraId="34E75EDC" w14:textId="77777777" w:rsidR="009A5FBC" w:rsidRDefault="00F51A27">
      <w:pPr>
        <w:pStyle w:val="CommentText"/>
      </w:pPr>
      <w:r>
        <w:rPr>
          <w:rStyle w:val="CommentReference"/>
        </w:rPr>
        <w:annotationRef/>
      </w:r>
      <w:r w:rsidR="009A5FBC">
        <w:t xml:space="preserve">Virarkar M et al </w:t>
      </w:r>
      <w:r w:rsidR="009A5FBC">
        <w:rPr>
          <w:i/>
          <w:iCs/>
        </w:rPr>
        <w:t>Curr. Oncol.</w:t>
      </w:r>
      <w:r w:rsidR="009A5FBC">
        <w:t xml:space="preserve"> </w:t>
      </w:r>
      <w:r w:rsidR="009A5FBC">
        <w:rPr>
          <w:b/>
          <w:bCs/>
        </w:rPr>
        <w:t xml:space="preserve">2023, </w:t>
      </w:r>
      <w:r w:rsidR="009A5FBC">
        <w:rPr>
          <w:b/>
          <w:bCs/>
          <w:i/>
          <w:iCs/>
        </w:rPr>
        <w:t xml:space="preserve">30(1), 1077-1105; </w:t>
      </w:r>
      <w:hyperlink r:id="rId3" w:history="1">
        <w:r w:rsidR="009A5FBC" w:rsidRPr="00757EF5">
          <w:rPr>
            <w:rStyle w:val="Hyperlink"/>
            <w:b/>
            <w:bCs/>
            <w:i/>
            <w:iCs/>
          </w:rPr>
          <w:t>https://doi.org/10.3390/curroncol30010083</w:t>
        </w:r>
      </w:hyperlink>
      <w:r w:rsidR="009A5FBC">
        <w:rPr>
          <w:b/>
          <w:bCs/>
          <w:i/>
          <w:iCs/>
        </w:rPr>
        <w:t xml:space="preserve"> </w:t>
      </w:r>
    </w:p>
    <w:p w14:paraId="2B2EE328" w14:textId="77777777" w:rsidR="009A5FBC" w:rsidRDefault="009A5FBC">
      <w:pPr>
        <w:pStyle w:val="CommentText"/>
      </w:pPr>
      <w:r>
        <w:t>AND</w:t>
      </w:r>
    </w:p>
    <w:p w14:paraId="40CD4914" w14:textId="77777777" w:rsidR="009A5FBC" w:rsidRDefault="009A5FBC">
      <w:pPr>
        <w:pStyle w:val="CommentText"/>
      </w:pPr>
      <w:r>
        <w:t xml:space="preserve">PMID: </w:t>
      </w:r>
      <w:hyperlink r:id="rId4" w:history="1">
        <w:r w:rsidRPr="00757EF5">
          <w:rPr>
            <w:rStyle w:val="Hyperlink"/>
          </w:rPr>
          <w:t>26551527</w:t>
        </w:r>
      </w:hyperlink>
      <w:r>
        <w:t xml:space="preserve"> </w:t>
      </w:r>
    </w:p>
    <w:p w14:paraId="1E794C0D" w14:textId="77777777" w:rsidR="009A5FBC" w:rsidRDefault="009A5FBC">
      <w:pPr>
        <w:pStyle w:val="CommentText"/>
      </w:pPr>
      <w:r>
        <w:t>AND</w:t>
      </w:r>
    </w:p>
    <w:p w14:paraId="2E6742A6" w14:textId="77777777" w:rsidR="009A5FBC" w:rsidRDefault="009A5FBC">
      <w:pPr>
        <w:pStyle w:val="CommentText"/>
      </w:pPr>
      <w:r>
        <w:t>Gong J Onc Letters 2019 DOI: 10.3892/ol.2019.10514</w:t>
      </w:r>
    </w:p>
    <w:p w14:paraId="4A74AF6C" w14:textId="77777777" w:rsidR="009A5FBC" w:rsidRDefault="009A5FBC">
      <w:pPr>
        <w:pStyle w:val="CommentText"/>
      </w:pPr>
      <w:r>
        <w:t>AND</w:t>
      </w:r>
    </w:p>
    <w:p w14:paraId="797AA942" w14:textId="77777777" w:rsidR="009A5FBC" w:rsidRDefault="009A5FBC">
      <w:pPr>
        <w:pStyle w:val="CommentText"/>
      </w:pPr>
      <w:r>
        <w:t>Grueneisen J, Beiderwellen k, Heusch P, Buderath P, Aktas B,</w:t>
      </w:r>
    </w:p>
    <w:p w14:paraId="71BC3FCF" w14:textId="77777777" w:rsidR="009A5FBC" w:rsidRDefault="009A5FBC">
      <w:pPr>
        <w:pStyle w:val="CommentText"/>
      </w:pPr>
      <w:r>
        <w:t>Gratz M, Forsting M, Lauenstein T, Ruhlmann V and Umutlu L:</w:t>
      </w:r>
    </w:p>
    <w:p w14:paraId="5DE8EBB2" w14:textId="77777777" w:rsidR="009A5FBC" w:rsidRDefault="009A5FBC">
      <w:pPr>
        <w:pStyle w:val="CommentText"/>
      </w:pPr>
      <w:r>
        <w:t>Correlation of standardized uptake value and apparent</w:t>
      </w:r>
    </w:p>
    <w:p w14:paraId="4BA70379" w14:textId="77777777" w:rsidR="009A5FBC" w:rsidRDefault="009A5FBC">
      <w:pPr>
        <w:pStyle w:val="CommentText"/>
      </w:pPr>
      <w:r>
        <w:t>diffusion coefficient in integrated whole-body PET/MRI of</w:t>
      </w:r>
    </w:p>
    <w:p w14:paraId="613D23CE" w14:textId="77777777" w:rsidR="009A5FBC" w:rsidRDefault="009A5FBC">
      <w:pPr>
        <w:pStyle w:val="CommentText"/>
      </w:pPr>
      <w:r>
        <w:t>primary and recurrent cervical cancer. PLoS One 9: e96751, 2014.</w:t>
      </w:r>
    </w:p>
    <w:p w14:paraId="7E15FC93" w14:textId="77777777" w:rsidR="009A5FBC" w:rsidRDefault="009A5FBC" w:rsidP="00757EF5">
      <w:pPr>
        <w:pStyle w:val="CommentText"/>
      </w:pPr>
      <w:r>
        <w:t>But see if you can find others this is small with no histo correlation</w:t>
      </w:r>
    </w:p>
  </w:comment>
  <w:comment w:id="209" w:author="Tara Barwick" w:date="2023-08-04T13:44:00Z" w:initials="TB">
    <w:p w14:paraId="4605F8FF" w14:textId="104CD03B" w:rsidR="00C85A46" w:rsidRDefault="00C85A46" w:rsidP="00467072">
      <w:pPr>
        <w:pStyle w:val="CommentText"/>
      </w:pPr>
      <w:r>
        <w:rPr>
          <w:rStyle w:val="CommentReference"/>
        </w:rPr>
        <w:annotationRef/>
      </w:r>
      <w:r>
        <w:rPr>
          <w:lang w:val="en-GB"/>
        </w:rPr>
        <w:t>Need to check</w:t>
      </w:r>
    </w:p>
  </w:comment>
  <w:comment w:id="223" w:author="Tara Barwick" w:date="2023-08-04T11:15:00Z" w:initials="TB">
    <w:p w14:paraId="20BFCFB6" w14:textId="1CCF51A4" w:rsidR="00E2522C" w:rsidRDefault="00E2522C" w:rsidP="00711547">
      <w:pPr>
        <w:pStyle w:val="CommentText"/>
      </w:pPr>
      <w:r>
        <w:rPr>
          <w:rStyle w:val="CommentReference"/>
        </w:rPr>
        <w:annotationRef/>
      </w:r>
      <w:r>
        <w:rPr>
          <w:lang w:val="en-GB"/>
        </w:rPr>
        <w:t>Not sure we got all this AR to confirm and only mention if we report findings</w:t>
      </w:r>
    </w:p>
  </w:comment>
  <w:comment w:id="234" w:author="Tara Barwick" w:date="2023-08-04T11:26:00Z" w:initials="TB">
    <w:p w14:paraId="0DAD6C3B" w14:textId="77777777" w:rsidR="008B094D" w:rsidRDefault="008B094D" w:rsidP="00862B85">
      <w:pPr>
        <w:pStyle w:val="CommentText"/>
      </w:pPr>
      <w:r>
        <w:rPr>
          <w:rStyle w:val="CommentReference"/>
        </w:rPr>
        <w:annotationRef/>
      </w:r>
      <w:r>
        <w:rPr>
          <w:lang w:val="en-GB"/>
        </w:rPr>
        <w:t>Andrea- ? Better wording of this!</w:t>
      </w:r>
    </w:p>
  </w:comment>
  <w:comment w:id="236" w:author="Tara Barwick" w:date="2023-08-04T11:20:00Z" w:initials="TB">
    <w:p w14:paraId="73BF0C8A" w14:textId="3B882F28" w:rsidR="008B094D" w:rsidRDefault="008B094D" w:rsidP="00354C53">
      <w:pPr>
        <w:pStyle w:val="CommentText"/>
      </w:pPr>
      <w:r>
        <w:rPr>
          <w:rStyle w:val="CommentReference"/>
        </w:rPr>
        <w:annotationRef/>
      </w:r>
      <w:r>
        <w:rPr>
          <w:lang w:val="en-GB"/>
        </w:rPr>
        <w:t>Deleted to reduce word count!</w:t>
      </w:r>
    </w:p>
  </w:comment>
  <w:comment w:id="260" w:author="Tara Barwick" w:date="2023-08-04T11:46:00Z" w:initials="TB">
    <w:p w14:paraId="221EA9E1" w14:textId="77777777" w:rsidR="004755D6" w:rsidRDefault="004755D6" w:rsidP="004136E0">
      <w:pPr>
        <w:pStyle w:val="CommentText"/>
      </w:pPr>
      <w:r>
        <w:rPr>
          <w:rStyle w:val="CommentReference"/>
        </w:rPr>
        <w:annotationRef/>
      </w:r>
      <w:r>
        <w:rPr>
          <w:lang w:val="en-GB"/>
        </w:rPr>
        <w:t>Did mr readers just do this for each region ie mdocument one node per region and was it the largerst or one the with lowest ADC mean??</w:t>
      </w:r>
    </w:p>
  </w:comment>
  <w:comment w:id="277" w:author="Tara Barwick" w:date="2023-08-01T22:03:00Z" w:initials="TB">
    <w:p w14:paraId="74A6FFC1" w14:textId="640771A6" w:rsidR="00A55830" w:rsidRDefault="00A55830" w:rsidP="007C5627">
      <w:pPr>
        <w:pStyle w:val="CommentText"/>
      </w:pPr>
      <w:r>
        <w:rPr>
          <w:rStyle w:val="CommentReference"/>
        </w:rPr>
        <w:annotationRef/>
      </w:r>
      <w:r>
        <w:rPr>
          <w:lang w:val="en-GB"/>
        </w:rPr>
        <w:t>This repeats para above</w:t>
      </w:r>
    </w:p>
  </w:comment>
  <w:comment w:id="278" w:author="Tara Barwick" w:date="2023-08-01T10:26:00Z" w:initials="TB">
    <w:p w14:paraId="1750A14A" w14:textId="6DA2173B" w:rsidR="007A2866" w:rsidRDefault="007A2866" w:rsidP="00A001CC">
      <w:pPr>
        <w:pStyle w:val="CommentText"/>
      </w:pPr>
      <w:r>
        <w:rPr>
          <w:rStyle w:val="CommentReference"/>
        </w:rPr>
        <w:annotationRef/>
      </w:r>
      <w:r>
        <w:rPr>
          <w:lang w:val="en-GB"/>
        </w:rPr>
        <w:t>Nodes or nodal stations? Or patients</w:t>
      </w:r>
    </w:p>
  </w:comment>
  <w:comment w:id="297" w:author="Tara Barwick" w:date="2023-08-01T22:14:00Z" w:initials="TB">
    <w:p w14:paraId="5A14C9DD" w14:textId="77777777" w:rsidR="000E1AAB" w:rsidRDefault="000E1AAB" w:rsidP="00C67898">
      <w:pPr>
        <w:pStyle w:val="CommentText"/>
      </w:pPr>
      <w:r>
        <w:rPr>
          <w:rStyle w:val="CommentReference"/>
        </w:rPr>
        <w:annotationRef/>
      </w:r>
      <w:r>
        <w:rPr>
          <w:lang w:val="en-GB"/>
        </w:rPr>
        <w:t>Can we separate this by tumour group please. Then say what number were Bening and malignant</w:t>
      </w:r>
    </w:p>
  </w:comment>
  <w:comment w:id="300" w:author="Tara Barwick" w:date="2023-08-01T10:55:00Z" w:initials="TB">
    <w:p w14:paraId="70A7CCC4" w14:textId="082EA1EC" w:rsidR="00C44954" w:rsidRDefault="00C44954" w:rsidP="00B4718C">
      <w:pPr>
        <w:pStyle w:val="CommentText"/>
      </w:pPr>
      <w:r>
        <w:rPr>
          <w:rStyle w:val="CommentReference"/>
        </w:rPr>
        <w:annotationRef/>
      </w:r>
      <w:r>
        <w:rPr>
          <w:lang w:val="en-GB"/>
        </w:rPr>
        <w:t>I would not includes all nodes grouped together - the split data on benign v malignant is more relevant</w:t>
      </w:r>
    </w:p>
  </w:comment>
  <w:comment w:id="301" w:author="Tara Barwick" w:date="2023-08-01T10:56:00Z" w:initials="TB">
    <w:p w14:paraId="3D3EFD86" w14:textId="77777777" w:rsidR="00C44954" w:rsidRDefault="00C44954" w:rsidP="0092771B">
      <w:pPr>
        <w:pStyle w:val="CommentText"/>
      </w:pPr>
      <w:r>
        <w:rPr>
          <w:rStyle w:val="CommentReference"/>
        </w:rPr>
        <w:annotationRef/>
      </w:r>
      <w:r>
        <w:rPr>
          <w:lang w:val="en-GB"/>
        </w:rPr>
        <w:t>Suspect this is due to noise from high background activity in abdominal viscera with choline</w:t>
      </w:r>
    </w:p>
  </w:comment>
  <w:comment w:id="302" w:author="Tara Barwick" w:date="2023-08-01T10:47:00Z" w:initials="TB">
    <w:p w14:paraId="64C7C16B" w14:textId="389FA977" w:rsidR="003379DE" w:rsidRDefault="003379DE">
      <w:pPr>
        <w:pStyle w:val="CommentText"/>
      </w:pPr>
      <w:r>
        <w:rPr>
          <w:rStyle w:val="CommentReference"/>
        </w:rPr>
        <w:annotationRef/>
      </w:r>
      <w:r>
        <w:rPr>
          <w:lang w:val="en-GB"/>
        </w:rPr>
        <w:t>Would not include this grouping all nodes together.</w:t>
      </w:r>
    </w:p>
    <w:p w14:paraId="64D5A81F" w14:textId="77777777" w:rsidR="003379DE" w:rsidRDefault="003379DE" w:rsidP="005F7C9D">
      <w:pPr>
        <w:pStyle w:val="CommentText"/>
      </w:pPr>
      <w:r>
        <w:rPr>
          <w:lang w:val="en-GB"/>
        </w:rPr>
        <w:t>This would be explained by ? More endometrial nodes malignant  and larger (as bening nodes lower SUV and often smaller so SUV underestimated)</w:t>
      </w:r>
    </w:p>
  </w:comment>
  <w:comment w:id="321" w:author="Tara Barwick" w:date="2023-08-04T12:36:00Z" w:initials="TB">
    <w:p w14:paraId="1D92E95D" w14:textId="77777777" w:rsidR="00E34465" w:rsidRDefault="00E34465" w:rsidP="001D7154">
      <w:pPr>
        <w:pStyle w:val="CommentText"/>
      </w:pPr>
      <w:r>
        <w:rPr>
          <w:rStyle w:val="CommentReference"/>
        </w:rPr>
        <w:annotationRef/>
      </w:r>
      <w:r>
        <w:rPr>
          <w:lang w:val="en-GB"/>
        </w:rPr>
        <w:t>Need to think about diameters where these the pet measures? Not sure we should include data about the size</w:t>
      </w:r>
    </w:p>
  </w:comment>
  <w:comment w:id="316" w:author="Tara Barwick" w:date="2023-08-01T11:02:00Z" w:initials="TB">
    <w:p w14:paraId="7164D3FB" w14:textId="5ED95F50" w:rsidR="00D7618B" w:rsidRDefault="00D7618B" w:rsidP="00FD2C99">
      <w:pPr>
        <w:pStyle w:val="CommentText"/>
      </w:pPr>
      <w:r>
        <w:rPr>
          <w:rStyle w:val="CommentReference"/>
        </w:rPr>
        <w:annotationRef/>
      </w:r>
      <w:r>
        <w:rPr>
          <w:lang w:val="en-GB"/>
        </w:rPr>
        <w:t>Needs rewording the ADC mean is lower in malignant nodes as expected</w:t>
      </w:r>
    </w:p>
  </w:comment>
  <w:comment w:id="341" w:author="Tara Barwick" w:date="2023-08-04T12:38:00Z" w:initials="TB">
    <w:p w14:paraId="6A55FCDB" w14:textId="77777777" w:rsidR="00E34465" w:rsidRDefault="00E34465" w:rsidP="002902D5">
      <w:pPr>
        <w:pStyle w:val="CommentText"/>
      </w:pPr>
      <w:r>
        <w:rPr>
          <w:rStyle w:val="CommentReference"/>
        </w:rPr>
        <w:annotationRef/>
      </w:r>
      <w:r>
        <w:rPr>
          <w:lang w:val="en-GB"/>
        </w:rPr>
        <w:t>That’s not pet data</w:t>
      </w:r>
    </w:p>
  </w:comment>
  <w:comment w:id="386" w:author="Tara Barwick" w:date="2023-08-04T12:39:00Z" w:initials="TB">
    <w:p w14:paraId="32D0A10D" w14:textId="77777777" w:rsidR="00C85A46" w:rsidRDefault="00E34465" w:rsidP="00314478">
      <w:pPr>
        <w:pStyle w:val="CommentText"/>
      </w:pPr>
      <w:r>
        <w:rPr>
          <w:rStyle w:val="CommentReference"/>
        </w:rPr>
        <w:annotationRef/>
      </w:r>
      <w:r w:rsidR="00C85A46">
        <w:rPr>
          <w:lang w:val="en-GB"/>
        </w:rPr>
        <w:t>Need to remove the SA and LA data as that’s a ct not a PET measure. We can discuss btut don’t think should include. Also if larger ? Have number of nodes in each colounm?</w:t>
      </w:r>
    </w:p>
  </w:comment>
  <w:comment w:id="421" w:author="Tara Barwick" w:date="2023-08-04T12:30:00Z" w:initials="TB">
    <w:p w14:paraId="42985BEC" w14:textId="3D0637FF" w:rsidR="005B7057" w:rsidRDefault="005B7057" w:rsidP="004F1D1E">
      <w:pPr>
        <w:pStyle w:val="CommentText"/>
      </w:pPr>
      <w:r>
        <w:rPr>
          <w:rStyle w:val="CommentReference"/>
        </w:rPr>
        <w:annotationRef/>
      </w:r>
      <w:r>
        <w:rPr>
          <w:lang w:val="en-GB"/>
        </w:rPr>
        <w:t xml:space="preserve">Oh no diameter is nt a PET measure!!! Not sure we should include </w:t>
      </w:r>
    </w:p>
  </w:comment>
  <w:comment w:id="485" w:author="Tara Barwick" w:date="2023-08-04T10:13:00Z" w:initials="TB">
    <w:p w14:paraId="7BDF8E22" w14:textId="5A1057E6" w:rsidR="00363E19" w:rsidRDefault="00363E19">
      <w:pPr>
        <w:pStyle w:val="CommentText"/>
      </w:pPr>
      <w:r>
        <w:rPr>
          <w:rStyle w:val="CommentReference"/>
        </w:rPr>
        <w:annotationRef/>
      </w:r>
      <w:r>
        <w:t>Kidd EA, Siegel BA, Dehdashti F, Rader JS, Mutch DG, Powell</w:t>
      </w:r>
    </w:p>
    <w:p w14:paraId="4A5CA8DC" w14:textId="77777777" w:rsidR="00363E19" w:rsidRDefault="00363E19">
      <w:pPr>
        <w:pStyle w:val="CommentText"/>
      </w:pPr>
      <w:r>
        <w:t>MA, et al. Lymph node staging by positron emission tomography in</w:t>
      </w:r>
    </w:p>
    <w:p w14:paraId="5FC6D929" w14:textId="77777777" w:rsidR="00363E19" w:rsidRDefault="00363E19">
      <w:pPr>
        <w:pStyle w:val="CommentText"/>
      </w:pPr>
      <w:r>
        <w:t>cervical cancer: relationship to prognosis. J Clin Oncol. 2010;28:</w:t>
      </w:r>
    </w:p>
    <w:p w14:paraId="40BB662A" w14:textId="77777777" w:rsidR="00363E19" w:rsidRDefault="00363E19" w:rsidP="008967A4">
      <w:pPr>
        <w:pStyle w:val="CommentText"/>
      </w:pPr>
      <w:r>
        <w:t xml:space="preserve">2108–13. </w:t>
      </w:r>
    </w:p>
  </w:comment>
  <w:comment w:id="488" w:author="Tara Barwick" w:date="2023-08-04T10:23:00Z" w:initials="TB">
    <w:p w14:paraId="55F20A0B" w14:textId="77777777" w:rsidR="00C64725" w:rsidRDefault="00C64725" w:rsidP="00B37292">
      <w:pPr>
        <w:pStyle w:val="CommentText"/>
      </w:pPr>
      <w:r>
        <w:rPr>
          <w:rStyle w:val="CommentReference"/>
        </w:rPr>
        <w:annotationRef/>
      </w:r>
      <w:r>
        <w:t xml:space="preserve">PMC3622559 </w:t>
      </w:r>
    </w:p>
  </w:comment>
  <w:comment w:id="499" w:author="Tara Barwick" w:date="2023-08-04T15:03:00Z" w:initials="TB">
    <w:p w14:paraId="2025C520" w14:textId="77777777" w:rsidR="00EE7662" w:rsidRDefault="00EE7662">
      <w:pPr>
        <w:pStyle w:val="CommentText"/>
      </w:pPr>
      <w:r>
        <w:rPr>
          <w:rStyle w:val="CommentReference"/>
        </w:rPr>
        <w:annotationRef/>
      </w:r>
      <w:r>
        <w:t>Lin G, Ho KC, Wang JJ et al (2008) Detection of lymph node metastasis in</w:t>
      </w:r>
    </w:p>
    <w:p w14:paraId="640817AB" w14:textId="77777777" w:rsidR="00EE7662" w:rsidRDefault="00EE7662">
      <w:pPr>
        <w:pStyle w:val="CommentText"/>
      </w:pPr>
      <w:r>
        <w:t>cervical and uterine cancers by diffusion-weighted magnetic resonance</w:t>
      </w:r>
    </w:p>
    <w:p w14:paraId="2580DA0F" w14:textId="77777777" w:rsidR="00EE7662" w:rsidRDefault="00EE7662">
      <w:pPr>
        <w:pStyle w:val="CommentText"/>
      </w:pPr>
      <w:r>
        <w:t>imaging at 3T. J Magn Reson Imaging 28:128–135</w:t>
      </w:r>
    </w:p>
    <w:p w14:paraId="5B3A2A3E" w14:textId="77777777" w:rsidR="00EE7662" w:rsidRDefault="00EE7662">
      <w:pPr>
        <w:pStyle w:val="CommentText"/>
      </w:pPr>
    </w:p>
    <w:p w14:paraId="61738096" w14:textId="77777777" w:rsidR="00EE7662" w:rsidRDefault="00EE7662">
      <w:pPr>
        <w:pStyle w:val="CommentText"/>
      </w:pPr>
      <w:r>
        <w:t>OR</w:t>
      </w:r>
    </w:p>
    <w:p w14:paraId="2718E232" w14:textId="77777777" w:rsidR="00EE7662" w:rsidRDefault="00EE7662">
      <w:pPr>
        <w:pStyle w:val="CommentText"/>
      </w:pPr>
      <w:r>
        <w:t>Kim JK, Kim KA, Park BW et al (2008) Feasibility of diffusion-weighted</w:t>
      </w:r>
    </w:p>
    <w:p w14:paraId="00AA5AA1" w14:textId="77777777" w:rsidR="00EE7662" w:rsidRDefault="00EE7662">
      <w:pPr>
        <w:pStyle w:val="CommentText"/>
      </w:pPr>
      <w:r>
        <w:t>imaging in the differentiation of metastatic from non metastatic lymph</w:t>
      </w:r>
    </w:p>
    <w:p w14:paraId="22638A63" w14:textId="77777777" w:rsidR="00EE7662" w:rsidRDefault="00EE7662">
      <w:pPr>
        <w:pStyle w:val="CommentText"/>
      </w:pPr>
      <w:r>
        <w:t>nodes: early experience. J Magn Reson Imaging 28(3):714–719. https://</w:t>
      </w:r>
    </w:p>
    <w:p w14:paraId="7DF7CBAE" w14:textId="77777777" w:rsidR="00EE7662" w:rsidRDefault="00EE7662" w:rsidP="004260BF">
      <w:pPr>
        <w:pStyle w:val="CommentText"/>
      </w:pPr>
      <w:r>
        <w:t>doi. org/ 10. 1002/ jmri. 21480</w:t>
      </w:r>
    </w:p>
  </w:comment>
  <w:comment w:id="511" w:author="Tara Barwick" w:date="2023-08-04T14:42:00Z" w:initials="TB">
    <w:p w14:paraId="7EF69279" w14:textId="006389DD" w:rsidR="00DB23F1" w:rsidRDefault="00DB23F1">
      <w:pPr>
        <w:pStyle w:val="CommentText"/>
      </w:pPr>
      <w:r>
        <w:rPr>
          <w:rStyle w:val="CommentReference"/>
        </w:rPr>
        <w:annotationRef/>
      </w:r>
      <w:r>
        <w:t>Liu et al Gynecol Obstet Invest 2017;82:209–222</w:t>
      </w:r>
    </w:p>
    <w:p w14:paraId="31FAA285" w14:textId="77777777" w:rsidR="00DB23F1" w:rsidRDefault="00DB23F1" w:rsidP="003A5627">
      <w:pPr>
        <w:pStyle w:val="CommentText"/>
      </w:pPr>
      <w:r>
        <w:t>DOI: 10.1159/000456006</w:t>
      </w:r>
    </w:p>
  </w:comment>
  <w:comment w:id="538" w:author="Tara Barwick" w:date="2023-08-04T15:17:00Z" w:initials="TB">
    <w:p w14:paraId="5ACE5AEF" w14:textId="77777777" w:rsidR="009A5FBC" w:rsidRDefault="00F51A27">
      <w:pPr>
        <w:pStyle w:val="CommentText"/>
      </w:pPr>
      <w:r>
        <w:rPr>
          <w:rStyle w:val="CommentReference"/>
        </w:rPr>
        <w:annotationRef/>
      </w:r>
      <w:r w:rsidR="009A5FBC">
        <w:t>G</w:t>
      </w:r>
      <w:r w:rsidR="009A5FBC">
        <w:rPr>
          <w:b/>
          <w:bCs/>
          <w:i/>
          <w:iCs/>
        </w:rPr>
        <w:t xml:space="preserve">077-1105; </w:t>
      </w:r>
      <w:hyperlink r:id="rId5" w:history="1">
        <w:r w:rsidR="009A5FBC" w:rsidRPr="009E4A37">
          <w:rPr>
            <w:rStyle w:val="Hyperlink"/>
            <w:b/>
            <w:bCs/>
            <w:i/>
            <w:iCs/>
          </w:rPr>
          <w:t>https://doi.org/10.3390/curroncol30010083</w:t>
        </w:r>
      </w:hyperlink>
      <w:r w:rsidR="009A5FBC">
        <w:rPr>
          <w:b/>
          <w:bCs/>
          <w:i/>
          <w:iCs/>
        </w:rPr>
        <w:t xml:space="preserve"> </w:t>
      </w:r>
    </w:p>
    <w:p w14:paraId="398359D1" w14:textId="77777777" w:rsidR="009A5FBC" w:rsidRDefault="009A5FBC">
      <w:pPr>
        <w:pStyle w:val="CommentText"/>
      </w:pPr>
      <w:r>
        <w:t>AND</w:t>
      </w:r>
    </w:p>
    <w:p w14:paraId="7F197C57" w14:textId="77777777" w:rsidR="009A5FBC" w:rsidRDefault="009A5FBC">
      <w:pPr>
        <w:pStyle w:val="CommentText"/>
      </w:pPr>
      <w:r>
        <w:t xml:space="preserve">PMID: </w:t>
      </w:r>
      <w:hyperlink r:id="rId6" w:history="1">
        <w:r w:rsidRPr="009E4A37">
          <w:rPr>
            <w:rStyle w:val="Hyperlink"/>
          </w:rPr>
          <w:t>26551527</w:t>
        </w:r>
      </w:hyperlink>
      <w:r>
        <w:t xml:space="preserve"> </w:t>
      </w:r>
    </w:p>
    <w:p w14:paraId="0FC41882" w14:textId="77777777" w:rsidR="009A5FBC" w:rsidRDefault="009A5FBC">
      <w:pPr>
        <w:pStyle w:val="CommentText"/>
      </w:pPr>
      <w:r>
        <w:t>AND</w:t>
      </w:r>
    </w:p>
    <w:p w14:paraId="70ECF34A" w14:textId="77777777" w:rsidR="009A5FBC" w:rsidRDefault="009A5FBC">
      <w:pPr>
        <w:pStyle w:val="CommentText"/>
      </w:pPr>
      <w:r>
        <w:t>Gong J Onc Letters 2019 DOI: 10.3892/ol.2019.10514</w:t>
      </w:r>
    </w:p>
    <w:p w14:paraId="4D3E4356" w14:textId="77777777" w:rsidR="009A5FBC" w:rsidRDefault="009A5FBC">
      <w:pPr>
        <w:pStyle w:val="CommentText"/>
      </w:pPr>
      <w:r>
        <w:t>AND</w:t>
      </w:r>
    </w:p>
    <w:p w14:paraId="68AA11FB" w14:textId="77777777" w:rsidR="009A5FBC" w:rsidRDefault="009A5FBC">
      <w:pPr>
        <w:pStyle w:val="CommentText"/>
      </w:pPr>
      <w:r>
        <w:t>Grueneisen J, Beiderwellen k, Heusch P, Buderath P, Aktas B,</w:t>
      </w:r>
    </w:p>
    <w:p w14:paraId="5F80BEEC" w14:textId="77777777" w:rsidR="009A5FBC" w:rsidRDefault="009A5FBC">
      <w:pPr>
        <w:pStyle w:val="CommentText"/>
      </w:pPr>
      <w:r>
        <w:t>Gratz M, Forsting M, Lauenstein T, Ruhlmann V and Umutlu L:</w:t>
      </w:r>
    </w:p>
    <w:p w14:paraId="69293D6C" w14:textId="77777777" w:rsidR="009A5FBC" w:rsidRDefault="009A5FBC">
      <w:pPr>
        <w:pStyle w:val="CommentText"/>
      </w:pPr>
      <w:r>
        <w:t>Correlation of standardized uptake value and apparent</w:t>
      </w:r>
    </w:p>
    <w:p w14:paraId="6E264255" w14:textId="77777777" w:rsidR="009A5FBC" w:rsidRDefault="009A5FBC">
      <w:pPr>
        <w:pStyle w:val="CommentText"/>
      </w:pPr>
      <w:r>
        <w:t>diffusion coefficient in integrated whole-body PET/MRI of</w:t>
      </w:r>
    </w:p>
    <w:p w14:paraId="4CCB9883" w14:textId="77777777" w:rsidR="009A5FBC" w:rsidRDefault="009A5FBC">
      <w:pPr>
        <w:pStyle w:val="CommentText"/>
      </w:pPr>
      <w:r>
        <w:t>primary and recurrent cervical cancer. PLoS One 9: e96751, 2014.</w:t>
      </w:r>
    </w:p>
    <w:p w14:paraId="76C1FECA" w14:textId="77777777" w:rsidR="009A5FBC" w:rsidRDefault="009A5FBC" w:rsidP="009E4A37">
      <w:pPr>
        <w:pStyle w:val="CommentText"/>
      </w:pPr>
      <w:r>
        <w:t>But see if you can find others this is small with no histo correlation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825BFC9" w15:done="0"/>
  <w15:commentEx w15:paraId="770D4E7A" w15:done="0"/>
  <w15:commentEx w15:paraId="281C7476" w15:done="0"/>
  <w15:commentEx w15:paraId="207EC117" w15:done="0"/>
  <w15:commentEx w15:paraId="13E947BE" w15:done="0"/>
  <w15:commentEx w15:paraId="0799B489" w15:done="0"/>
  <w15:commentEx w15:paraId="71B97AE0" w15:done="0"/>
  <w15:commentEx w15:paraId="1C71662A" w15:done="0"/>
  <w15:commentEx w15:paraId="66015507" w15:done="0"/>
  <w15:commentEx w15:paraId="4F14B555" w15:done="0"/>
  <w15:commentEx w15:paraId="7E15FC93" w15:done="0"/>
  <w15:commentEx w15:paraId="4605F8FF" w15:done="0"/>
  <w15:commentEx w15:paraId="20BFCFB6" w15:done="0"/>
  <w15:commentEx w15:paraId="0DAD6C3B" w15:done="0"/>
  <w15:commentEx w15:paraId="73BF0C8A" w15:done="0"/>
  <w15:commentEx w15:paraId="221EA9E1" w15:done="0"/>
  <w15:commentEx w15:paraId="74A6FFC1" w15:done="0"/>
  <w15:commentEx w15:paraId="1750A14A" w15:done="0"/>
  <w15:commentEx w15:paraId="5A14C9DD" w15:done="0"/>
  <w15:commentEx w15:paraId="70A7CCC4" w15:done="0"/>
  <w15:commentEx w15:paraId="3D3EFD86" w15:done="0"/>
  <w15:commentEx w15:paraId="64D5A81F" w15:done="0"/>
  <w15:commentEx w15:paraId="1D92E95D" w15:done="0"/>
  <w15:commentEx w15:paraId="7164D3FB" w15:done="0"/>
  <w15:commentEx w15:paraId="6A55FCDB" w15:done="0"/>
  <w15:commentEx w15:paraId="32D0A10D" w15:done="0"/>
  <w15:commentEx w15:paraId="42985BEC" w15:done="0"/>
  <w15:commentEx w15:paraId="40BB662A" w15:done="0"/>
  <w15:commentEx w15:paraId="55F20A0B" w15:done="0"/>
  <w15:commentEx w15:paraId="7DF7CBAE" w15:done="0"/>
  <w15:commentEx w15:paraId="31FAA285" w15:done="0"/>
  <w15:commentEx w15:paraId="76C1FEC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735A42" w16cex:dateUtc="2023-08-01T09:17:00Z"/>
  <w16cex:commentExtensible w16cex:durableId="287752F3" w16cex:dateUtc="2023-08-04T09:35:00Z"/>
  <w16cex:commentExtensible w16cex:durableId="2877517E" w16cex:dateUtc="2023-08-04T09:29:00Z"/>
  <w16cex:commentExtensible w16cex:durableId="28775188" w16cex:dateUtc="2023-08-04T09:29:00Z"/>
  <w16cex:commentExtensible w16cex:durableId="287776FF" w16cex:dateUtc="2023-08-04T12:09:00Z"/>
  <w16cex:commentExtensible w16cex:durableId="28778424" w16cex:dateUtc="2023-08-04T13:05:00Z"/>
  <w16cex:commentExtensible w16cex:durableId="28778B4B" w16cex:dateUtc="2023-08-04T13:35:00Z"/>
  <w16cex:commentExtensible w16cex:durableId="28775554" w16cex:dateUtc="2023-08-04T09:45:00Z"/>
  <w16cex:commentExtensible w16cex:durableId="28775823" w16cex:dateUtc="2023-08-04T09:57:00Z"/>
  <w16cex:commentExtensible w16cex:durableId="28777C84" w16cex:dateUtc="2023-08-04T12:32:00Z"/>
  <w16cex:commentExtensible w16cex:durableId="28779376" w16cex:dateUtc="2023-08-04T14:10:00Z"/>
  <w16cex:commentExtensible w16cex:durableId="28777F3D" w16cex:dateUtc="2023-08-04T12:44:00Z"/>
  <w16cex:commentExtensible w16cex:durableId="28775C62" w16cex:dateUtc="2023-08-04T10:15:00Z"/>
  <w16cex:commentExtensible w16cex:durableId="28775EEB" w16cex:dateUtc="2023-08-04T10:26:00Z"/>
  <w16cex:commentExtensible w16cex:durableId="28775D92" w16cex:dateUtc="2023-08-04T10:20:00Z"/>
  <w16cex:commentExtensible w16cex:durableId="28776390" w16cex:dateUtc="2023-08-04T10:46:00Z"/>
  <w16cex:commentExtensible w16cex:durableId="2873FFCA" w16cex:dateUtc="2023-08-01T21:03:00Z"/>
  <w16cex:commentExtensible w16cex:durableId="28735C6B" w16cex:dateUtc="2023-08-01T09:26:00Z"/>
  <w16cex:commentExtensible w16cex:durableId="28740254" w16cex:dateUtc="2023-08-01T21:14:00Z"/>
  <w16cex:commentExtensible w16cex:durableId="2873631A" w16cex:dateUtc="2023-08-01T09:55:00Z"/>
  <w16cex:commentExtensible w16cex:durableId="28736344" w16cex:dateUtc="2023-08-01T09:56:00Z"/>
  <w16cex:commentExtensible w16cex:durableId="2873612D" w16cex:dateUtc="2023-08-01T09:47:00Z"/>
  <w16cex:commentExtensible w16cex:durableId="28776F55" w16cex:dateUtc="2023-08-04T11:36:00Z"/>
  <w16cex:commentExtensible w16cex:durableId="287364D9" w16cex:dateUtc="2023-08-01T10:02:00Z"/>
  <w16cex:commentExtensible w16cex:durableId="28776FB6" w16cex:dateUtc="2023-08-04T11:38:00Z"/>
  <w16cex:commentExtensible w16cex:durableId="2877700F" w16cex:dateUtc="2023-08-04T11:39:00Z"/>
  <w16cex:commentExtensible w16cex:durableId="28776DD9" w16cex:dateUtc="2023-08-04T11:30:00Z"/>
  <w16cex:commentExtensible w16cex:durableId="28774DB6" w16cex:dateUtc="2023-08-04T09:13:00Z"/>
  <w16cex:commentExtensible w16cex:durableId="2877501C" w16cex:dateUtc="2023-08-04T09:23:00Z"/>
  <w16cex:commentExtensible w16cex:durableId="287791BE" w16cex:dateUtc="2023-08-04T14:03:00Z"/>
  <w16cex:commentExtensible w16cex:durableId="28778CDA" w16cex:dateUtc="2023-08-04T13:42:00Z"/>
  <w16cex:commentExtensible w16cex:durableId="28779511" w16cex:dateUtc="2023-08-04T14: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825BFC9" w16cid:durableId="28735A42"/>
  <w16cid:commentId w16cid:paraId="770D4E7A" w16cid:durableId="287752F3"/>
  <w16cid:commentId w16cid:paraId="281C7476" w16cid:durableId="2877517E"/>
  <w16cid:commentId w16cid:paraId="207EC117" w16cid:durableId="28775188"/>
  <w16cid:commentId w16cid:paraId="13E947BE" w16cid:durableId="287776FF"/>
  <w16cid:commentId w16cid:paraId="0799B489" w16cid:durableId="28778424"/>
  <w16cid:commentId w16cid:paraId="71B97AE0" w16cid:durableId="28778B4B"/>
  <w16cid:commentId w16cid:paraId="1C71662A" w16cid:durableId="28775554"/>
  <w16cid:commentId w16cid:paraId="66015507" w16cid:durableId="28775823"/>
  <w16cid:commentId w16cid:paraId="4F14B555" w16cid:durableId="28777C84"/>
  <w16cid:commentId w16cid:paraId="7E15FC93" w16cid:durableId="28779376"/>
  <w16cid:commentId w16cid:paraId="4605F8FF" w16cid:durableId="28777F3D"/>
  <w16cid:commentId w16cid:paraId="20BFCFB6" w16cid:durableId="28775C62"/>
  <w16cid:commentId w16cid:paraId="0DAD6C3B" w16cid:durableId="28775EEB"/>
  <w16cid:commentId w16cid:paraId="73BF0C8A" w16cid:durableId="28775D92"/>
  <w16cid:commentId w16cid:paraId="221EA9E1" w16cid:durableId="28776390"/>
  <w16cid:commentId w16cid:paraId="74A6FFC1" w16cid:durableId="2873FFCA"/>
  <w16cid:commentId w16cid:paraId="1750A14A" w16cid:durableId="28735C6B"/>
  <w16cid:commentId w16cid:paraId="5A14C9DD" w16cid:durableId="28740254"/>
  <w16cid:commentId w16cid:paraId="70A7CCC4" w16cid:durableId="2873631A"/>
  <w16cid:commentId w16cid:paraId="3D3EFD86" w16cid:durableId="28736344"/>
  <w16cid:commentId w16cid:paraId="64D5A81F" w16cid:durableId="2873612D"/>
  <w16cid:commentId w16cid:paraId="1D92E95D" w16cid:durableId="28776F55"/>
  <w16cid:commentId w16cid:paraId="7164D3FB" w16cid:durableId="287364D9"/>
  <w16cid:commentId w16cid:paraId="6A55FCDB" w16cid:durableId="28776FB6"/>
  <w16cid:commentId w16cid:paraId="32D0A10D" w16cid:durableId="2877700F"/>
  <w16cid:commentId w16cid:paraId="42985BEC" w16cid:durableId="28776DD9"/>
  <w16cid:commentId w16cid:paraId="40BB662A" w16cid:durableId="28774DB6"/>
  <w16cid:commentId w16cid:paraId="55F20A0B" w16cid:durableId="2877501C"/>
  <w16cid:commentId w16cid:paraId="7DF7CBAE" w16cid:durableId="287791BE"/>
  <w16cid:commentId w16cid:paraId="31FAA285" w16cid:durableId="28778CDA"/>
  <w16cid:commentId w16cid:paraId="76C1FECA" w16cid:durableId="2877951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AE257F" w14:textId="77777777" w:rsidR="00DD7985" w:rsidRDefault="00DD7985">
      <w:pPr>
        <w:spacing w:after="0"/>
      </w:pPr>
      <w:r>
        <w:separator/>
      </w:r>
    </w:p>
  </w:endnote>
  <w:endnote w:type="continuationSeparator" w:id="0">
    <w:p w14:paraId="6E44E8FE" w14:textId="77777777" w:rsidR="00DD7985" w:rsidRDefault="00DD798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4B205E" w14:textId="77777777" w:rsidR="00DD7985" w:rsidRDefault="00DD7985">
      <w:r>
        <w:separator/>
      </w:r>
    </w:p>
  </w:footnote>
  <w:footnote w:type="continuationSeparator" w:id="0">
    <w:p w14:paraId="0D4E3761" w14:textId="77777777" w:rsidR="00DD7985" w:rsidRDefault="00DD798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894A867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500132B"/>
    <w:multiLevelType w:val="hybridMultilevel"/>
    <w:tmpl w:val="F52EB036"/>
    <w:lvl w:ilvl="0" w:tplc="83AAA768">
      <w:start w:val="1"/>
      <w:numFmt w:val="bullet"/>
      <w:lvlText w:val=""/>
      <w:lvlJc w:val="left"/>
      <w:pPr>
        <w:ind w:left="1080" w:hanging="360"/>
      </w:pPr>
      <w:rPr>
        <w:rFonts w:ascii="Symbol" w:hAnsi="Symbol"/>
      </w:rPr>
    </w:lvl>
    <w:lvl w:ilvl="1" w:tplc="F1FE4F86">
      <w:start w:val="1"/>
      <w:numFmt w:val="bullet"/>
      <w:lvlText w:val=""/>
      <w:lvlJc w:val="left"/>
      <w:pPr>
        <w:ind w:left="1080" w:hanging="360"/>
      </w:pPr>
      <w:rPr>
        <w:rFonts w:ascii="Symbol" w:hAnsi="Symbol"/>
      </w:rPr>
    </w:lvl>
    <w:lvl w:ilvl="2" w:tplc="178CBB42">
      <w:start w:val="1"/>
      <w:numFmt w:val="bullet"/>
      <w:lvlText w:val=""/>
      <w:lvlJc w:val="left"/>
      <w:pPr>
        <w:ind w:left="1080" w:hanging="360"/>
      </w:pPr>
      <w:rPr>
        <w:rFonts w:ascii="Symbol" w:hAnsi="Symbol"/>
      </w:rPr>
    </w:lvl>
    <w:lvl w:ilvl="3" w:tplc="8CBEB92C">
      <w:start w:val="1"/>
      <w:numFmt w:val="bullet"/>
      <w:lvlText w:val=""/>
      <w:lvlJc w:val="left"/>
      <w:pPr>
        <w:ind w:left="1080" w:hanging="360"/>
      </w:pPr>
      <w:rPr>
        <w:rFonts w:ascii="Symbol" w:hAnsi="Symbol"/>
      </w:rPr>
    </w:lvl>
    <w:lvl w:ilvl="4" w:tplc="7FF8B5FC">
      <w:start w:val="1"/>
      <w:numFmt w:val="bullet"/>
      <w:lvlText w:val=""/>
      <w:lvlJc w:val="left"/>
      <w:pPr>
        <w:ind w:left="1080" w:hanging="360"/>
      </w:pPr>
      <w:rPr>
        <w:rFonts w:ascii="Symbol" w:hAnsi="Symbol"/>
      </w:rPr>
    </w:lvl>
    <w:lvl w:ilvl="5" w:tplc="28BE88E0">
      <w:start w:val="1"/>
      <w:numFmt w:val="bullet"/>
      <w:lvlText w:val=""/>
      <w:lvlJc w:val="left"/>
      <w:pPr>
        <w:ind w:left="1080" w:hanging="360"/>
      </w:pPr>
      <w:rPr>
        <w:rFonts w:ascii="Symbol" w:hAnsi="Symbol"/>
      </w:rPr>
    </w:lvl>
    <w:lvl w:ilvl="6" w:tplc="6CAEC260">
      <w:start w:val="1"/>
      <w:numFmt w:val="bullet"/>
      <w:lvlText w:val=""/>
      <w:lvlJc w:val="left"/>
      <w:pPr>
        <w:ind w:left="1080" w:hanging="360"/>
      </w:pPr>
      <w:rPr>
        <w:rFonts w:ascii="Symbol" w:hAnsi="Symbol"/>
      </w:rPr>
    </w:lvl>
    <w:lvl w:ilvl="7" w:tplc="761469FC">
      <w:start w:val="1"/>
      <w:numFmt w:val="bullet"/>
      <w:lvlText w:val=""/>
      <w:lvlJc w:val="left"/>
      <w:pPr>
        <w:ind w:left="1080" w:hanging="360"/>
      </w:pPr>
      <w:rPr>
        <w:rFonts w:ascii="Symbol" w:hAnsi="Symbol"/>
      </w:rPr>
    </w:lvl>
    <w:lvl w:ilvl="8" w:tplc="519095F4">
      <w:start w:val="1"/>
      <w:numFmt w:val="bullet"/>
      <w:lvlText w:val=""/>
      <w:lvlJc w:val="left"/>
      <w:pPr>
        <w:ind w:left="1080" w:hanging="360"/>
      </w:pPr>
      <w:rPr>
        <w:rFonts w:ascii="Symbol" w:hAnsi="Symbol"/>
      </w:rPr>
    </w:lvl>
  </w:abstractNum>
  <w:abstractNum w:abstractNumId="2" w15:restartNumberingAfterBreak="0">
    <w:nsid w:val="30BE2FCB"/>
    <w:multiLevelType w:val="multilevel"/>
    <w:tmpl w:val="8A0EE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4510344">
    <w:abstractNumId w:val="0"/>
  </w:num>
  <w:num w:numId="2" w16cid:durableId="552428354">
    <w:abstractNumId w:val="1"/>
  </w:num>
  <w:num w:numId="3" w16cid:durableId="187914196">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ara Barwick">
    <w15:presenceInfo w15:providerId="Windows Live" w15:userId="cfe32e85b33d2c0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7BEF"/>
    <w:rsid w:val="00086350"/>
    <w:rsid w:val="000E1AAB"/>
    <w:rsid w:val="000E5DB5"/>
    <w:rsid w:val="00113855"/>
    <w:rsid w:val="00296F28"/>
    <w:rsid w:val="002F44C2"/>
    <w:rsid w:val="003379DE"/>
    <w:rsid w:val="00363E19"/>
    <w:rsid w:val="00390668"/>
    <w:rsid w:val="003D1910"/>
    <w:rsid w:val="003D6C2C"/>
    <w:rsid w:val="004536B5"/>
    <w:rsid w:val="004755D6"/>
    <w:rsid w:val="004B32C9"/>
    <w:rsid w:val="005503B4"/>
    <w:rsid w:val="005B7057"/>
    <w:rsid w:val="006F7CF2"/>
    <w:rsid w:val="00753897"/>
    <w:rsid w:val="007A2866"/>
    <w:rsid w:val="00827000"/>
    <w:rsid w:val="0085582B"/>
    <w:rsid w:val="00867BEF"/>
    <w:rsid w:val="00896BC4"/>
    <w:rsid w:val="008B094D"/>
    <w:rsid w:val="009A5FBC"/>
    <w:rsid w:val="009E139A"/>
    <w:rsid w:val="00A55830"/>
    <w:rsid w:val="00A801DA"/>
    <w:rsid w:val="00B535CE"/>
    <w:rsid w:val="00B65F04"/>
    <w:rsid w:val="00B701BF"/>
    <w:rsid w:val="00B8501A"/>
    <w:rsid w:val="00BA7E0D"/>
    <w:rsid w:val="00C20341"/>
    <w:rsid w:val="00C44954"/>
    <w:rsid w:val="00C64725"/>
    <w:rsid w:val="00C85A46"/>
    <w:rsid w:val="00CE0AFA"/>
    <w:rsid w:val="00D10B14"/>
    <w:rsid w:val="00D7618B"/>
    <w:rsid w:val="00DB23F1"/>
    <w:rsid w:val="00DD7985"/>
    <w:rsid w:val="00E2522C"/>
    <w:rsid w:val="00E34465"/>
    <w:rsid w:val="00E63459"/>
    <w:rsid w:val="00EE7662"/>
    <w:rsid w:val="00F107CD"/>
    <w:rsid w:val="00F17A4A"/>
    <w:rsid w:val="00F51A27"/>
    <w:rsid w:val="00F73299"/>
    <w:rsid w:val="00FC6858"/>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A2C21"/>
  <w15:docId w15:val="{4B09FDD6-864C-471F-B307-C1B62BBA0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Revision">
    <w:name w:val="Revision"/>
    <w:hidden/>
    <w:rsid w:val="003D1910"/>
    <w:pPr>
      <w:spacing w:after="0"/>
    </w:pPr>
  </w:style>
  <w:style w:type="character" w:styleId="CommentReference">
    <w:name w:val="annotation reference"/>
    <w:basedOn w:val="DefaultParagraphFont"/>
    <w:rsid w:val="003D1910"/>
    <w:rPr>
      <w:sz w:val="16"/>
      <w:szCs w:val="16"/>
    </w:rPr>
  </w:style>
  <w:style w:type="paragraph" w:styleId="CommentText">
    <w:name w:val="annotation text"/>
    <w:basedOn w:val="Normal"/>
    <w:link w:val="CommentTextChar"/>
    <w:rsid w:val="003D1910"/>
    <w:rPr>
      <w:sz w:val="20"/>
      <w:szCs w:val="20"/>
    </w:rPr>
  </w:style>
  <w:style w:type="character" w:customStyle="1" w:styleId="CommentTextChar">
    <w:name w:val="Comment Text Char"/>
    <w:basedOn w:val="DefaultParagraphFont"/>
    <w:link w:val="CommentText"/>
    <w:rsid w:val="003D1910"/>
    <w:rPr>
      <w:sz w:val="20"/>
      <w:szCs w:val="20"/>
    </w:rPr>
  </w:style>
  <w:style w:type="paragraph" w:styleId="CommentSubject">
    <w:name w:val="annotation subject"/>
    <w:basedOn w:val="CommentText"/>
    <w:next w:val="CommentText"/>
    <w:link w:val="CommentSubjectChar"/>
    <w:rsid w:val="003D1910"/>
    <w:rPr>
      <w:b/>
      <w:bCs/>
    </w:rPr>
  </w:style>
  <w:style w:type="character" w:customStyle="1" w:styleId="CommentSubjectChar">
    <w:name w:val="Comment Subject Char"/>
    <w:basedOn w:val="CommentTextChar"/>
    <w:link w:val="CommentSubject"/>
    <w:rsid w:val="003D1910"/>
    <w:rPr>
      <w:b/>
      <w:bCs/>
      <w:sz w:val="20"/>
      <w:szCs w:val="20"/>
    </w:rPr>
  </w:style>
  <w:style w:type="character" w:styleId="UnresolvedMention">
    <w:name w:val="Unresolved Mention"/>
    <w:basedOn w:val="DefaultParagraphFont"/>
    <w:uiPriority w:val="99"/>
    <w:semiHidden/>
    <w:unhideWhenUsed/>
    <w:rsid w:val="003D19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491512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comments.xml.rels><?xml version="1.0" encoding="UTF-8" standalone="yes"?>
<Relationships xmlns="http://schemas.openxmlformats.org/package/2006/relationships"><Relationship Id="rId3" Type="http://schemas.openxmlformats.org/officeDocument/2006/relationships/hyperlink" Target="https://doi.org/10.3390/curroncol30010083" TargetMode="External"/><Relationship Id="rId2" Type="http://schemas.openxmlformats.org/officeDocument/2006/relationships/hyperlink" Target="https://www.rcr.ac.uk/publication/evidence-based-indications-use-pet-ct-united-kingdom-2022" TargetMode="External"/><Relationship Id="rId1" Type="http://schemas.openxmlformats.org/officeDocument/2006/relationships/hyperlink" Target="https://orcid.org/" TargetMode="External"/><Relationship Id="rId6" Type="http://schemas.openxmlformats.org/officeDocument/2006/relationships/hyperlink" Target="https://pubmed.ncbi.nlm.nih.gov/26551527" TargetMode="External"/><Relationship Id="rId5" Type="http://schemas.openxmlformats.org/officeDocument/2006/relationships/hyperlink" Target="https://doi.org/10.3390/curroncol30010083" TargetMode="External"/><Relationship Id="rId4" Type="http://schemas.openxmlformats.org/officeDocument/2006/relationships/hyperlink" Target="https://pubmed.ncbi.nlm.nih.gov/26551527"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image" Target="media/image5.png"/><Relationship Id="rId10" Type="http://schemas.microsoft.com/office/2018/08/relationships/commentsExtensible" Target="commentsExtensible.xml"/><Relationship Id="rId19" Type="http://schemas.microsoft.com/office/2011/relationships/people" Target="peop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1084</TotalTime>
  <Pages>14</Pages>
  <Words>4706</Words>
  <Characters>26829</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Diagnostic performance of quantitative measures from FDG-PET/CT, FEC-PET/CT and DW-MRI in the detection of lymph node metastases in endometrial and cervical cancer.</vt:lpstr>
    </vt:vector>
  </TitlesOfParts>
  <Company/>
  <LinksUpToDate>false</LinksUpToDate>
  <CharactersWithSpaces>31473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Diagnostic performance of quantitative measures from FDG-PET/CT, FEC-PET/CT and DW-MRI in the detection of lymph node metastases in endometrial and cervical cancer.</dc:title>
  <dc:creator>Tara Barwick</dc:creator>
  <cp:keywords/>
  <cp:lastModifiedBy>Tara Barwick</cp:lastModifiedBy>
  <cp:revision>9</cp:revision>
  <dcterms:created xsi:type="dcterms:W3CDTF">2023-08-01T09:11:00Z</dcterms:created>
  <dcterms:modified xsi:type="dcterms:W3CDTF">2023-08-04T14:25:00Z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ies>
</file>